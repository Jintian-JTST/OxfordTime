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rPr>
          <w:b/>
          <w:bCs/>
          <w:highlight w:val="yellow"/>
        </w:rPr>
      </w:pPr>
      <w:del w:id="0" w:author="Henry Hou" w:date="2024-02-21T13:55:04Z">
        <w:r>
          <w:rPr>
            <w:rFonts w:hint="default"/>
            <w:b/>
            <w:bCs/>
            <w:highlight w:val="yellow"/>
            <w:lang w:val="en-US"/>
          </w:rPr>
          <w:delText xml:space="preserve">How to </w:delText>
        </w:r>
      </w:del>
      <w:ins w:id="1" w:author="Henry Hou" w:date="2024-02-21T13:55:11Z">
        <w:r>
          <w:rPr>
            <w:rFonts w:hint="eastAsia"/>
            <w:b/>
            <w:bCs/>
            <w:highlight w:val="yellow"/>
            <w:lang w:val="en-US" w:eastAsia="zh-CN"/>
          </w:rPr>
          <w:t>Co</w:t>
        </w:r>
      </w:ins>
      <w:ins w:id="2" w:author="Henry Hou" w:date="2024-02-21T13:55:15Z">
        <w:r>
          <w:rPr>
            <w:rFonts w:hint="eastAsia"/>
            <w:b/>
            <w:bCs/>
            <w:highlight w:val="yellow"/>
            <w:lang w:val="en-US" w:eastAsia="zh-CN"/>
          </w:rPr>
          <w:t>m</w:t>
        </w:r>
      </w:ins>
      <w:ins w:id="3" w:author="Henry Hou" w:date="2024-02-21T13:55:16Z">
        <w:r>
          <w:rPr>
            <w:rFonts w:hint="eastAsia"/>
            <w:b/>
            <w:bCs/>
            <w:highlight w:val="yellow"/>
            <w:lang w:val="en-US" w:eastAsia="zh-CN"/>
          </w:rPr>
          <w:t>parat</w:t>
        </w:r>
      </w:ins>
      <w:ins w:id="4" w:author="Henry Hou" w:date="2024-02-21T13:55:17Z">
        <w:r>
          <w:rPr>
            <w:rFonts w:hint="eastAsia"/>
            <w:b/>
            <w:bCs/>
            <w:highlight w:val="yellow"/>
            <w:lang w:val="en-US" w:eastAsia="zh-CN"/>
          </w:rPr>
          <w:t xml:space="preserve">ion </w:t>
        </w:r>
      </w:ins>
      <w:ins w:id="5" w:author="Henry Hou" w:date="2024-02-21T13:55:18Z">
        <w:r>
          <w:rPr>
            <w:rFonts w:hint="eastAsia"/>
            <w:b/>
            <w:bCs/>
            <w:highlight w:val="yellow"/>
            <w:lang w:val="en-US" w:eastAsia="zh-CN"/>
          </w:rPr>
          <w:t>o</w:t>
        </w:r>
      </w:ins>
      <w:ins w:id="6" w:author="Henry Hou" w:date="2024-02-21T13:55:19Z">
        <w:r>
          <w:rPr>
            <w:rFonts w:hint="eastAsia"/>
            <w:b/>
            <w:bCs/>
            <w:highlight w:val="yellow"/>
            <w:lang w:val="en-US" w:eastAsia="zh-CN"/>
          </w:rPr>
          <w:t>f two</w:t>
        </w:r>
      </w:ins>
      <w:ins w:id="7" w:author="Henry Hou" w:date="2024-02-21T13:55:20Z">
        <w:r>
          <w:rPr>
            <w:rFonts w:hint="eastAsia"/>
            <w:b/>
            <w:bCs/>
            <w:highlight w:val="yellow"/>
            <w:lang w:val="en-US" w:eastAsia="zh-CN"/>
          </w:rPr>
          <w:t xml:space="preserve"> mod</w:t>
        </w:r>
      </w:ins>
      <w:ins w:id="8" w:author="Henry Hou" w:date="2024-02-21T13:55:21Z">
        <w:r>
          <w:rPr>
            <w:rFonts w:hint="eastAsia"/>
            <w:b/>
            <w:bCs/>
            <w:highlight w:val="yellow"/>
            <w:lang w:val="en-US" w:eastAsia="zh-CN"/>
          </w:rPr>
          <w:t xml:space="preserve">els </w:t>
        </w:r>
      </w:ins>
      <w:ins w:id="9" w:author="Henry Hou" w:date="2024-02-21T13:55:22Z">
        <w:r>
          <w:rPr>
            <w:rFonts w:hint="eastAsia"/>
            <w:b/>
            <w:bCs/>
            <w:highlight w:val="yellow"/>
            <w:lang w:val="en-US" w:eastAsia="zh-CN"/>
          </w:rPr>
          <w:t xml:space="preserve">to </w:t>
        </w:r>
      </w:ins>
      <w:r>
        <w:rPr>
          <w:b/>
          <w:bCs/>
          <w:highlight w:val="yellow"/>
        </w:rPr>
        <w:t>calculate the period of compound pendulum with liquid damping</w:t>
      </w:r>
      <w:del w:id="10" w:author="Henry Hou" w:date="2024-02-21T13:55:28Z">
        <w:r>
          <w:rPr>
            <w:b/>
            <w:bCs/>
            <w:highlight w:val="yellow"/>
          </w:rPr>
          <w:delText>?</w:delText>
        </w:r>
      </w:del>
    </w:p>
    <w:p/>
    <w:p>
      <w:pPr>
        <w:pStyle w:val="9"/>
        <w:rPr>
          <w:rStyle w:val="18"/>
          <w:sz w:val="18"/>
          <w:szCs w:val="18"/>
        </w:rPr>
      </w:pPr>
      <w:r>
        <w:rPr>
          <w:rStyle w:val="18"/>
          <w:sz w:val="18"/>
          <w:szCs w:val="18"/>
        </w:rPr>
        <w:t>WANG JINTIAN, 6597, Guanghua Cambridge International School</w:t>
      </w:r>
    </w:p>
    <w:p/>
    <w:sdt>
      <w:sdtPr>
        <w:rPr>
          <w:rFonts w:asciiTheme="minorHAnsi" w:hAnsiTheme="minorHAnsi" w:eastAsiaTheme="minorEastAsia" w:cstheme="minorBidi"/>
          <w:color w:val="auto"/>
          <w:kern w:val="2"/>
          <w:sz w:val="22"/>
          <w:szCs w:val="22"/>
          <w:lang w:val="en-US"/>
          <w14:ligatures w14:val="standardContextual"/>
        </w:rPr>
        <w:id w:val="-1658141902"/>
        <w:docPartObj>
          <w:docPartGallery w:val="Table of Contents"/>
          <w:docPartUnique/>
        </w:docPartObj>
      </w:sdtPr>
      <w:sdtEndPr>
        <w:rPr>
          <w:rFonts w:asciiTheme="minorHAnsi" w:hAnsiTheme="minorHAnsi" w:eastAsiaTheme="minorEastAsia" w:cstheme="minorBidi"/>
          <w:b/>
          <w:bCs/>
          <w:color w:val="auto"/>
          <w:kern w:val="2"/>
          <w:sz w:val="22"/>
          <w:szCs w:val="22"/>
          <w:lang w:val="en-US"/>
          <w14:ligatures w14:val="standardContextual"/>
        </w:rPr>
      </w:sdtEndPr>
      <w:sdtContent>
        <w:p>
          <w:pPr>
            <w:pStyle w:val="41"/>
          </w:pPr>
          <w:r>
            <w:t>Contents</w:t>
          </w:r>
        </w:p>
        <w:p>
          <w:pPr>
            <w:pStyle w:val="8"/>
            <w:tabs>
              <w:tab w:val="right" w:leader="dot" w:pos="9350"/>
            </w:tabs>
          </w:pPr>
          <w:r>
            <w:fldChar w:fldCharType="begin"/>
          </w:r>
          <w:r>
            <w:instrText xml:space="preserve"> TOC \o "1-3" \h \z \u </w:instrText>
          </w:r>
          <w:r>
            <w:fldChar w:fldCharType="separate"/>
          </w:r>
          <w:r>
            <w:fldChar w:fldCharType="begin"/>
          </w:r>
          <w:r>
            <w:instrText xml:space="preserve"> HYPERLINK \l "_Toc157765165" </w:instrText>
          </w:r>
          <w:r>
            <w:fldChar w:fldCharType="separate"/>
          </w:r>
          <w:r>
            <w:rPr>
              <w:rStyle w:val="19"/>
              <w:b/>
              <w:bCs/>
            </w:rPr>
            <w:t>Abstract</w:t>
          </w:r>
          <w:r>
            <w:tab/>
          </w:r>
          <w:r>
            <w:fldChar w:fldCharType="begin"/>
          </w:r>
          <w:r>
            <w:instrText xml:space="preserve"> PAGEREF _Toc157765165 \h </w:instrText>
          </w:r>
          <w:r>
            <w:fldChar w:fldCharType="separate"/>
          </w:r>
          <w:r>
            <w:t>2</w:t>
          </w:r>
          <w:r>
            <w:fldChar w:fldCharType="end"/>
          </w:r>
          <w:r>
            <w:fldChar w:fldCharType="end"/>
          </w:r>
        </w:p>
        <w:p>
          <w:pPr>
            <w:pStyle w:val="8"/>
            <w:tabs>
              <w:tab w:val="left" w:pos="440"/>
              <w:tab w:val="right" w:leader="dot" w:pos="9350"/>
            </w:tabs>
          </w:pPr>
          <w:r>
            <w:fldChar w:fldCharType="begin"/>
          </w:r>
          <w:r>
            <w:instrText xml:space="preserve"> HYPERLINK \l "_Toc157765166" </w:instrText>
          </w:r>
          <w:r>
            <w:fldChar w:fldCharType="separate"/>
          </w:r>
          <w:r>
            <w:rPr>
              <w:rStyle w:val="19"/>
              <w:b/>
              <w:bCs/>
            </w:rPr>
            <w:t>1.</w:t>
          </w:r>
          <w:r>
            <w:tab/>
          </w:r>
          <w:r>
            <w:rPr>
              <w:rStyle w:val="19"/>
              <w:b/>
              <w:bCs/>
            </w:rPr>
            <w:t>Introduction</w:t>
          </w:r>
          <w:r>
            <w:tab/>
          </w:r>
          <w:r>
            <w:fldChar w:fldCharType="begin"/>
          </w:r>
          <w:r>
            <w:instrText xml:space="preserve"> PAGEREF _Toc157765166 \h </w:instrText>
          </w:r>
          <w:r>
            <w:fldChar w:fldCharType="separate"/>
          </w:r>
          <w:r>
            <w:t>3</w:t>
          </w:r>
          <w:r>
            <w:fldChar w:fldCharType="end"/>
          </w:r>
          <w:r>
            <w:fldChar w:fldCharType="end"/>
          </w:r>
        </w:p>
        <w:p>
          <w:pPr>
            <w:pStyle w:val="8"/>
            <w:tabs>
              <w:tab w:val="left" w:pos="440"/>
              <w:tab w:val="right" w:leader="dot" w:pos="9350"/>
            </w:tabs>
          </w:pPr>
          <w:r>
            <w:fldChar w:fldCharType="begin"/>
          </w:r>
          <w:r>
            <w:instrText xml:space="preserve"> HYPERLINK \l "_Toc157765167" </w:instrText>
          </w:r>
          <w:r>
            <w:fldChar w:fldCharType="separate"/>
          </w:r>
          <w:r>
            <w:rPr>
              <w:rStyle w:val="19"/>
              <w:b/>
              <w:bCs/>
            </w:rPr>
            <w:t>2.</w:t>
          </w:r>
          <w:r>
            <w:tab/>
          </w:r>
          <w:r>
            <w:rPr>
              <w:rStyle w:val="19"/>
              <w:b/>
              <w:bCs/>
            </w:rPr>
            <w:t>Derivation</w:t>
          </w:r>
          <w:r>
            <w:tab/>
          </w:r>
          <w:r>
            <w:fldChar w:fldCharType="begin"/>
          </w:r>
          <w:r>
            <w:instrText xml:space="preserve"> PAGEREF _Toc157765167 \h </w:instrText>
          </w:r>
          <w:r>
            <w:fldChar w:fldCharType="separate"/>
          </w:r>
          <w:r>
            <w:t>4</w:t>
          </w:r>
          <w:r>
            <w:fldChar w:fldCharType="end"/>
          </w:r>
          <w:r>
            <w:fldChar w:fldCharType="end"/>
          </w:r>
        </w:p>
        <w:p>
          <w:pPr>
            <w:pStyle w:val="10"/>
            <w:tabs>
              <w:tab w:val="right" w:leader="dot" w:pos="9350"/>
            </w:tabs>
          </w:pPr>
          <w:r>
            <w:fldChar w:fldCharType="begin"/>
          </w:r>
          <w:r>
            <w:instrText xml:space="preserve"> HYPERLINK \l "_Toc157765168" </w:instrText>
          </w:r>
          <w:r>
            <w:fldChar w:fldCharType="separate"/>
          </w:r>
          <w:r>
            <w:rPr>
              <w:rStyle w:val="19"/>
              <w:b/>
              <w:bCs/>
              <w:i/>
              <w:iCs/>
            </w:rPr>
            <w:t>2.1 Liquid friction proportional to velocity</w:t>
          </w:r>
          <w:r>
            <w:tab/>
          </w:r>
          <w:r>
            <w:fldChar w:fldCharType="begin"/>
          </w:r>
          <w:r>
            <w:instrText xml:space="preserve"> PAGEREF _Toc157765168 \h </w:instrText>
          </w:r>
          <w:r>
            <w:fldChar w:fldCharType="separate"/>
          </w:r>
          <w:r>
            <w:t>4</w:t>
          </w:r>
          <w:r>
            <w:fldChar w:fldCharType="end"/>
          </w:r>
          <w:r>
            <w:fldChar w:fldCharType="end"/>
          </w:r>
        </w:p>
        <w:p>
          <w:pPr>
            <w:pStyle w:val="10"/>
            <w:tabs>
              <w:tab w:val="right" w:leader="dot" w:pos="9350"/>
            </w:tabs>
          </w:pPr>
          <w:r>
            <w:fldChar w:fldCharType="begin"/>
          </w:r>
          <w:r>
            <w:instrText xml:space="preserve"> HYPERLINK \l "_Toc157765169" </w:instrText>
          </w:r>
          <w:r>
            <w:fldChar w:fldCharType="separate"/>
          </w:r>
          <w:r>
            <w:rPr>
              <w:rStyle w:val="19"/>
              <w:b/>
              <w:bCs/>
              <w:i/>
              <w:iCs/>
            </w:rPr>
            <w:t>2.2 Liquid friction proportional to the square of velocity</w:t>
          </w:r>
          <w:r>
            <w:tab/>
          </w:r>
          <w:r>
            <w:fldChar w:fldCharType="begin"/>
          </w:r>
          <w:r>
            <w:instrText xml:space="preserve"> PAGEREF _Toc157765169 \h </w:instrText>
          </w:r>
          <w:r>
            <w:fldChar w:fldCharType="separate"/>
          </w:r>
          <w:r>
            <w:t>6</w:t>
          </w:r>
          <w:r>
            <w:fldChar w:fldCharType="end"/>
          </w:r>
          <w:r>
            <w:fldChar w:fldCharType="end"/>
          </w:r>
        </w:p>
        <w:p>
          <w:pPr>
            <w:pStyle w:val="10"/>
            <w:tabs>
              <w:tab w:val="right" w:leader="dot" w:pos="9350"/>
            </w:tabs>
          </w:pPr>
          <w:r>
            <w:fldChar w:fldCharType="begin"/>
          </w:r>
          <w:r>
            <w:instrText xml:space="preserve"> HYPERLINK \l "_Toc157765170" </w:instrText>
          </w:r>
          <w:r>
            <w:fldChar w:fldCharType="separate"/>
          </w:r>
          <w:r>
            <w:rPr>
              <w:rStyle w:val="19"/>
              <w:b/>
              <w:bCs/>
              <w:i/>
              <w:iCs/>
            </w:rPr>
            <w:t>2.3 Checking and Verifications</w:t>
          </w:r>
          <w:r>
            <w:tab/>
          </w:r>
          <w:r>
            <w:fldChar w:fldCharType="begin"/>
          </w:r>
          <w:r>
            <w:instrText xml:space="preserve"> PAGEREF _Toc157765170 \h </w:instrText>
          </w:r>
          <w:r>
            <w:fldChar w:fldCharType="separate"/>
          </w:r>
          <w:r>
            <w:t>9</w:t>
          </w:r>
          <w:r>
            <w:fldChar w:fldCharType="end"/>
          </w:r>
          <w:r>
            <w:fldChar w:fldCharType="end"/>
          </w:r>
        </w:p>
        <w:p>
          <w:pPr>
            <w:pStyle w:val="8"/>
            <w:tabs>
              <w:tab w:val="left" w:pos="440"/>
              <w:tab w:val="right" w:leader="dot" w:pos="9350"/>
            </w:tabs>
          </w:pPr>
          <w:r>
            <w:fldChar w:fldCharType="begin"/>
          </w:r>
          <w:r>
            <w:instrText xml:space="preserve"> HYPERLINK \l "_Toc157765171" </w:instrText>
          </w:r>
          <w:r>
            <w:fldChar w:fldCharType="separate"/>
          </w:r>
          <w:r>
            <w:rPr>
              <w:rStyle w:val="19"/>
              <w:b/>
              <w:bCs/>
            </w:rPr>
            <w:t>3.</w:t>
          </w:r>
          <w:r>
            <w:tab/>
          </w:r>
          <w:r>
            <w:rPr>
              <w:rStyle w:val="19"/>
              <w:b/>
              <w:bCs/>
            </w:rPr>
            <w:t>Experiments</w:t>
          </w:r>
          <w:r>
            <w:tab/>
          </w:r>
          <w:r>
            <w:fldChar w:fldCharType="begin"/>
          </w:r>
          <w:r>
            <w:instrText xml:space="preserve"> PAGEREF _Toc157765171 \h </w:instrText>
          </w:r>
          <w:r>
            <w:fldChar w:fldCharType="separate"/>
          </w:r>
          <w:r>
            <w:t>11</w:t>
          </w:r>
          <w:r>
            <w:fldChar w:fldCharType="end"/>
          </w:r>
          <w:r>
            <w:fldChar w:fldCharType="end"/>
          </w:r>
        </w:p>
        <w:p>
          <w:pPr>
            <w:pStyle w:val="10"/>
            <w:tabs>
              <w:tab w:val="right" w:leader="dot" w:pos="9350"/>
            </w:tabs>
          </w:pPr>
          <w:r>
            <w:fldChar w:fldCharType="begin"/>
          </w:r>
          <w:r>
            <w:instrText xml:space="preserve"> HYPERLINK \l "_Toc157765172" </w:instrText>
          </w:r>
          <w:r>
            <w:fldChar w:fldCharType="separate"/>
          </w:r>
          <w:r>
            <w:rPr>
              <w:rStyle w:val="19"/>
              <w:b/>
              <w:bCs/>
              <w:i/>
              <w:iCs/>
            </w:rPr>
            <w:t>3.1 Rough Experiments</w:t>
          </w:r>
          <w:r>
            <w:tab/>
          </w:r>
          <w:r>
            <w:fldChar w:fldCharType="begin"/>
          </w:r>
          <w:r>
            <w:instrText xml:space="preserve"> PAGEREF _Toc157765172 \h </w:instrText>
          </w:r>
          <w:r>
            <w:fldChar w:fldCharType="separate"/>
          </w:r>
          <w:r>
            <w:t>11</w:t>
          </w:r>
          <w:r>
            <w:fldChar w:fldCharType="end"/>
          </w:r>
          <w:r>
            <w:fldChar w:fldCharType="end"/>
          </w:r>
        </w:p>
        <w:p>
          <w:pPr>
            <w:pStyle w:val="10"/>
            <w:tabs>
              <w:tab w:val="right" w:leader="dot" w:pos="9350"/>
            </w:tabs>
          </w:pPr>
          <w:r>
            <w:fldChar w:fldCharType="begin"/>
          </w:r>
          <w:r>
            <w:instrText xml:space="preserve"> HYPERLINK \l "_Toc157765173" </w:instrText>
          </w:r>
          <w:r>
            <w:fldChar w:fldCharType="separate"/>
          </w:r>
          <w:r>
            <w:rPr>
              <w:rStyle w:val="19"/>
              <w:b/>
              <w:bCs/>
              <w:i/>
              <w:iCs/>
            </w:rPr>
            <w:t>3.2 Formal Experiments</w:t>
          </w:r>
          <w:r>
            <w:tab/>
          </w:r>
          <w:r>
            <w:fldChar w:fldCharType="begin"/>
          </w:r>
          <w:r>
            <w:instrText xml:space="preserve"> PAGEREF _Toc157765173 \h </w:instrText>
          </w:r>
          <w:r>
            <w:fldChar w:fldCharType="separate"/>
          </w:r>
          <w:r>
            <w:t>12</w:t>
          </w:r>
          <w:r>
            <w:fldChar w:fldCharType="end"/>
          </w:r>
          <w:r>
            <w:fldChar w:fldCharType="end"/>
          </w:r>
        </w:p>
        <w:p>
          <w:pPr>
            <w:pStyle w:val="8"/>
            <w:tabs>
              <w:tab w:val="left" w:pos="440"/>
              <w:tab w:val="right" w:leader="dot" w:pos="9350"/>
            </w:tabs>
          </w:pPr>
          <w:r>
            <w:fldChar w:fldCharType="begin"/>
          </w:r>
          <w:r>
            <w:instrText xml:space="preserve"> HYPERLINK \l "_Toc157765174" </w:instrText>
          </w:r>
          <w:r>
            <w:fldChar w:fldCharType="separate"/>
          </w:r>
          <w:r>
            <w:rPr>
              <w:rStyle w:val="19"/>
              <w:b/>
              <w:bCs/>
            </w:rPr>
            <w:t>4.</w:t>
          </w:r>
          <w:r>
            <w:tab/>
          </w:r>
          <w:r>
            <w:rPr>
              <w:rStyle w:val="19"/>
              <w:b/>
              <w:bCs/>
            </w:rPr>
            <w:t>Analy</w:t>
          </w:r>
          <w:del w:id="11" w:author="Henry Hou" w:date="2024-02-21T13:53:45Z">
            <w:r>
              <w:rPr>
                <w:rStyle w:val="19"/>
                <w:rFonts w:hint="default"/>
                <w:b/>
                <w:bCs/>
                <w:lang w:val="en-US"/>
              </w:rPr>
              <w:delText>ze</w:delText>
            </w:r>
          </w:del>
          <w:ins w:id="12" w:author="Henry Hou" w:date="2024-02-21T13:53:48Z">
            <w:r>
              <w:rPr>
                <w:rStyle w:val="19"/>
                <w:rFonts w:hint="eastAsia"/>
                <w:b/>
                <w:bCs/>
                <w:lang w:val="en-US" w:eastAsia="zh-CN"/>
              </w:rPr>
              <w:t>sis</w:t>
            </w:r>
          </w:ins>
          <w:r>
            <w:tab/>
          </w:r>
          <w:r>
            <w:fldChar w:fldCharType="begin"/>
          </w:r>
          <w:r>
            <w:instrText xml:space="preserve"> PAGEREF _Toc157765174 \h </w:instrText>
          </w:r>
          <w:r>
            <w:fldChar w:fldCharType="separate"/>
          </w:r>
          <w:r>
            <w:t>14</w:t>
          </w:r>
          <w:r>
            <w:fldChar w:fldCharType="end"/>
          </w:r>
          <w:r>
            <w:fldChar w:fldCharType="end"/>
          </w:r>
        </w:p>
        <w:p>
          <w:pPr>
            <w:pStyle w:val="10"/>
            <w:tabs>
              <w:tab w:val="right" w:leader="dot" w:pos="9350"/>
            </w:tabs>
          </w:pPr>
          <w:r>
            <w:fldChar w:fldCharType="begin"/>
          </w:r>
          <w:r>
            <w:instrText xml:space="preserve"> HYPERLINK \l "_Toc157765175" </w:instrText>
          </w:r>
          <w:r>
            <w:fldChar w:fldCharType="separate"/>
          </w:r>
          <w:r>
            <w:rPr>
              <w:rStyle w:val="19"/>
              <w:b/>
              <w:bCs/>
              <w:i/>
              <w:iCs/>
            </w:rPr>
            <w:t>4.1 Analyze of Rough Experiment</w:t>
          </w:r>
          <w:r>
            <w:tab/>
          </w:r>
          <w:r>
            <w:fldChar w:fldCharType="begin"/>
          </w:r>
          <w:r>
            <w:instrText xml:space="preserve"> PAGEREF _Toc157765175 \h </w:instrText>
          </w:r>
          <w:r>
            <w:fldChar w:fldCharType="separate"/>
          </w:r>
          <w:r>
            <w:t>14</w:t>
          </w:r>
          <w:r>
            <w:fldChar w:fldCharType="end"/>
          </w:r>
          <w:r>
            <w:fldChar w:fldCharType="end"/>
          </w:r>
        </w:p>
        <w:p>
          <w:pPr>
            <w:pStyle w:val="10"/>
            <w:tabs>
              <w:tab w:val="right" w:leader="dot" w:pos="9350"/>
            </w:tabs>
          </w:pPr>
          <w:r>
            <w:fldChar w:fldCharType="begin"/>
          </w:r>
          <w:r>
            <w:instrText xml:space="preserve"> HYPERLINK \l "_Toc157765176" </w:instrText>
          </w:r>
          <w:r>
            <w:fldChar w:fldCharType="separate"/>
          </w:r>
          <w:r>
            <w:rPr>
              <w:rStyle w:val="19"/>
              <w:b/>
              <w:bCs/>
              <w:i/>
              <w:iCs/>
            </w:rPr>
            <w:t>4.2 Analyze of Formal Experiment</w:t>
          </w:r>
          <w:r>
            <w:tab/>
          </w:r>
          <w:r>
            <w:fldChar w:fldCharType="begin"/>
          </w:r>
          <w:r>
            <w:instrText xml:space="preserve"> PAGEREF _Toc157765176 \h </w:instrText>
          </w:r>
          <w:r>
            <w:fldChar w:fldCharType="separate"/>
          </w:r>
          <w:r>
            <w:t>15</w:t>
          </w:r>
          <w:r>
            <w:fldChar w:fldCharType="end"/>
          </w:r>
          <w:r>
            <w:fldChar w:fldCharType="end"/>
          </w:r>
        </w:p>
        <w:p>
          <w:pPr>
            <w:pStyle w:val="10"/>
            <w:tabs>
              <w:tab w:val="right" w:leader="dot" w:pos="9350"/>
            </w:tabs>
          </w:pPr>
          <w:r>
            <w:fldChar w:fldCharType="begin"/>
          </w:r>
          <w:r>
            <w:instrText xml:space="preserve"> HYPERLINK \l "_Toc157765177" </w:instrText>
          </w:r>
          <w:r>
            <w:fldChar w:fldCharType="separate"/>
          </w:r>
          <w:r>
            <w:rPr>
              <w:rStyle w:val="19"/>
              <w:b/>
              <w:bCs/>
              <w:i/>
              <w:iCs/>
            </w:rPr>
            <w:t>4.3 Theoretical analyze</w:t>
          </w:r>
          <w:r>
            <w:tab/>
          </w:r>
          <w:r>
            <w:fldChar w:fldCharType="begin"/>
          </w:r>
          <w:r>
            <w:instrText xml:space="preserve"> PAGEREF _Toc157765177 \h </w:instrText>
          </w:r>
          <w:r>
            <w:fldChar w:fldCharType="separate"/>
          </w:r>
          <w:r>
            <w:t>17</w:t>
          </w:r>
          <w:r>
            <w:fldChar w:fldCharType="end"/>
          </w:r>
          <w:r>
            <w:fldChar w:fldCharType="end"/>
          </w:r>
        </w:p>
        <w:p>
          <w:pPr>
            <w:pStyle w:val="10"/>
            <w:tabs>
              <w:tab w:val="right" w:leader="dot" w:pos="9350"/>
            </w:tabs>
          </w:pPr>
          <w:r>
            <w:fldChar w:fldCharType="begin"/>
          </w:r>
          <w:r>
            <w:instrText xml:space="preserve"> HYPERLINK \l "_Toc157765178" </w:instrText>
          </w:r>
          <w:r>
            <w:fldChar w:fldCharType="separate"/>
          </w:r>
          <w:r>
            <w:rPr>
              <w:rStyle w:val="19"/>
              <w:b/>
              <w:bCs/>
              <w:i/>
              <w:iCs/>
            </w:rPr>
            <w:t>4.4 Error and Accuracy Analysis</w:t>
          </w:r>
          <w:r>
            <w:tab/>
          </w:r>
          <w:r>
            <w:fldChar w:fldCharType="begin"/>
          </w:r>
          <w:r>
            <w:instrText xml:space="preserve"> PAGEREF _Toc157765178 \h </w:instrText>
          </w:r>
          <w:r>
            <w:fldChar w:fldCharType="separate"/>
          </w:r>
          <w:r>
            <w:t>18</w:t>
          </w:r>
          <w:r>
            <w:fldChar w:fldCharType="end"/>
          </w:r>
          <w:r>
            <w:fldChar w:fldCharType="end"/>
          </w:r>
        </w:p>
        <w:p>
          <w:pPr>
            <w:pStyle w:val="8"/>
            <w:tabs>
              <w:tab w:val="left" w:pos="440"/>
              <w:tab w:val="right" w:leader="dot" w:pos="9350"/>
            </w:tabs>
          </w:pPr>
          <w:r>
            <w:fldChar w:fldCharType="begin"/>
          </w:r>
          <w:r>
            <w:instrText xml:space="preserve"> HYPERLINK \l "_Toc157765179" </w:instrText>
          </w:r>
          <w:r>
            <w:fldChar w:fldCharType="separate"/>
          </w:r>
          <w:r>
            <w:rPr>
              <w:rStyle w:val="19"/>
              <w:b/>
              <w:bCs/>
            </w:rPr>
            <w:t>5.</w:t>
          </w:r>
          <w:r>
            <w:tab/>
          </w:r>
          <w:r>
            <w:rPr>
              <w:rStyle w:val="19"/>
              <w:b/>
              <w:bCs/>
              <w:lang w:val="en-GB"/>
            </w:rPr>
            <w:t>Conclusion and Reflection</w:t>
          </w:r>
          <w:r>
            <w:tab/>
          </w:r>
          <w:r>
            <w:fldChar w:fldCharType="begin"/>
          </w:r>
          <w:r>
            <w:instrText xml:space="preserve"> PAGEREF _Toc157765179 \h </w:instrText>
          </w:r>
          <w:r>
            <w:fldChar w:fldCharType="separate"/>
          </w:r>
          <w:r>
            <w:t>19</w:t>
          </w:r>
          <w:r>
            <w:fldChar w:fldCharType="end"/>
          </w:r>
          <w:r>
            <w:fldChar w:fldCharType="end"/>
          </w:r>
        </w:p>
        <w:p>
          <w:pPr>
            <w:pStyle w:val="10"/>
            <w:tabs>
              <w:tab w:val="right" w:leader="dot" w:pos="9350"/>
            </w:tabs>
          </w:pPr>
          <w:r>
            <w:fldChar w:fldCharType="begin"/>
          </w:r>
          <w:r>
            <w:instrText xml:space="preserve"> HYPERLINK \l "_Toc157765180" </w:instrText>
          </w:r>
          <w:r>
            <w:fldChar w:fldCharType="separate"/>
          </w:r>
          <w:r>
            <w:rPr>
              <w:rStyle w:val="19"/>
              <w:b/>
              <w:bCs/>
              <w:i/>
              <w:iCs/>
            </w:rPr>
            <w:t>5.1 Conclusion</w:t>
          </w:r>
          <w:r>
            <w:tab/>
          </w:r>
          <w:r>
            <w:fldChar w:fldCharType="begin"/>
          </w:r>
          <w:r>
            <w:instrText xml:space="preserve"> PAGEREF _Toc157765180 \h </w:instrText>
          </w:r>
          <w:r>
            <w:fldChar w:fldCharType="separate"/>
          </w:r>
          <w:r>
            <w:t>19</w:t>
          </w:r>
          <w:r>
            <w:fldChar w:fldCharType="end"/>
          </w:r>
          <w:r>
            <w:fldChar w:fldCharType="end"/>
          </w:r>
        </w:p>
        <w:p>
          <w:pPr>
            <w:pStyle w:val="10"/>
            <w:tabs>
              <w:tab w:val="right" w:leader="dot" w:pos="9350"/>
            </w:tabs>
          </w:pPr>
          <w:r>
            <w:fldChar w:fldCharType="begin"/>
          </w:r>
          <w:r>
            <w:instrText xml:space="preserve"> HYPERLINK \l "_Toc157765181" </w:instrText>
          </w:r>
          <w:r>
            <w:fldChar w:fldCharType="separate"/>
          </w:r>
          <w:r>
            <w:rPr>
              <w:rStyle w:val="19"/>
              <w:b/>
              <w:bCs/>
              <w:i/>
              <w:iCs/>
            </w:rPr>
            <w:t>5.2 Reflection</w:t>
          </w:r>
          <w:r>
            <w:tab/>
          </w:r>
          <w:r>
            <w:fldChar w:fldCharType="begin"/>
          </w:r>
          <w:r>
            <w:instrText xml:space="preserve"> PAGEREF _Toc157765181 \h </w:instrText>
          </w:r>
          <w:r>
            <w:fldChar w:fldCharType="separate"/>
          </w:r>
          <w:r>
            <w:t>20</w:t>
          </w:r>
          <w:r>
            <w:fldChar w:fldCharType="end"/>
          </w:r>
          <w:r>
            <w:fldChar w:fldCharType="end"/>
          </w:r>
        </w:p>
        <w:p>
          <w:pPr>
            <w:pStyle w:val="8"/>
            <w:tabs>
              <w:tab w:val="left" w:pos="440"/>
              <w:tab w:val="right" w:leader="dot" w:pos="9350"/>
            </w:tabs>
          </w:pPr>
          <w:r>
            <w:fldChar w:fldCharType="begin"/>
          </w:r>
          <w:r>
            <w:instrText xml:space="preserve"> HYPERLINK \l "_Toc157765182" </w:instrText>
          </w:r>
          <w:r>
            <w:fldChar w:fldCharType="separate"/>
          </w:r>
          <w:r>
            <w:rPr>
              <w:rStyle w:val="19"/>
              <w:b/>
              <w:bCs/>
            </w:rPr>
            <w:t>6.</w:t>
          </w:r>
          <w:r>
            <w:tab/>
          </w:r>
          <w:r>
            <w:rPr>
              <w:rStyle w:val="19"/>
              <w:b/>
              <w:bCs/>
              <w:lang w:val="en-GB"/>
            </w:rPr>
            <w:t>References</w:t>
          </w:r>
          <w:r>
            <w:tab/>
          </w:r>
          <w:r>
            <w:fldChar w:fldCharType="begin"/>
          </w:r>
          <w:r>
            <w:instrText xml:space="preserve"> PAGEREF _Toc157765182 \h </w:instrText>
          </w:r>
          <w:r>
            <w:fldChar w:fldCharType="separate"/>
          </w:r>
          <w:r>
            <w:t>21</w:t>
          </w:r>
          <w:r>
            <w:fldChar w:fldCharType="end"/>
          </w:r>
          <w:r>
            <w:fldChar w:fldCharType="end"/>
          </w:r>
        </w:p>
        <w:p>
          <w:r>
            <w:rPr>
              <w:b/>
              <w:bCs/>
            </w:rPr>
            <w:fldChar w:fldCharType="end"/>
          </w:r>
        </w:p>
      </w:sdtContent>
    </w:sdt>
    <w:p/>
    <w:p/>
    <w:p/>
    <w:p/>
    <w:p>
      <w:pPr>
        <w:pStyle w:val="2"/>
        <w:rPr>
          <w:b/>
          <w:bCs/>
        </w:rPr>
      </w:pPr>
      <w:bookmarkStart w:id="0" w:name="_Toc157765165"/>
      <w:r>
        <w:rPr>
          <w:b/>
          <w:bCs/>
        </w:rPr>
        <w:t>Abstract</w:t>
      </w:r>
      <w:bookmarkEnd w:id="0"/>
    </w:p>
    <w:p/>
    <w:p>
      <w:pPr>
        <w:rPr>
          <w:rFonts w:hint="default" w:eastAsiaTheme="minorEastAsia"/>
          <w:lang w:val="en-US" w:eastAsia="zh-CN"/>
        </w:rPr>
      </w:pPr>
      <w:r>
        <w:t>This study explores two models for calculating the oscillation period of a compound pendulum affected by liquid damping. Theoretical derivations provide expressions for corrected periods, with one model assuming the damping force is directly proportional to velocity, and the other assuming it is proportional to the square of velocity. Experiments confirm the feasibility of small-angle approximations and investigate the relationship between rotation radius and period. Data analysis using Python demonstrates the reliability of the linear correction model under low damping conditions. Despite facing challenges and experimental limitations, this research contributes valuable insights into the application of correction models in real-world scenarios involving liquid damping.</w:t>
      </w:r>
      <w:ins w:id="13" w:author="Henry Hou" w:date="2024-02-21T14:26:22Z">
        <w:r>
          <w:rPr>
            <w:rFonts w:hint="eastAsia"/>
            <w:lang w:val="en-US" w:eastAsia="zh-CN"/>
          </w:rPr>
          <w:t>摘要</w:t>
        </w:r>
      </w:ins>
      <w:ins w:id="14" w:author="Henry Hou" w:date="2024-02-21T14:26:23Z">
        <w:r>
          <w:rPr>
            <w:rFonts w:hint="eastAsia"/>
            <w:lang w:val="en-US" w:eastAsia="zh-CN"/>
          </w:rPr>
          <w:t>里</w:t>
        </w:r>
      </w:ins>
      <w:ins w:id="15" w:author="Henry Hou" w:date="2024-02-21T14:26:25Z">
        <w:r>
          <w:rPr>
            <w:rFonts w:hint="eastAsia"/>
            <w:lang w:val="en-US" w:eastAsia="zh-CN"/>
          </w:rPr>
          <w:t>要</w:t>
        </w:r>
      </w:ins>
      <w:ins w:id="16" w:author="Henry Hou" w:date="2024-02-21T14:26:30Z">
        <w:r>
          <w:rPr>
            <w:rFonts w:hint="eastAsia"/>
            <w:lang w:val="en-US" w:eastAsia="zh-CN"/>
          </w:rPr>
          <w:t>陈述</w:t>
        </w:r>
      </w:ins>
      <w:ins w:id="17" w:author="Henry Hou" w:date="2024-02-21T14:26:44Z">
        <w:r>
          <w:rPr>
            <w:rFonts w:hint="eastAsia"/>
            <w:lang w:val="en-US" w:eastAsia="zh-CN"/>
          </w:rPr>
          <w:t>一下</w:t>
        </w:r>
      </w:ins>
      <w:ins w:id="18" w:author="Henry Hou" w:date="2024-02-21T14:26:31Z">
        <w:r>
          <w:rPr>
            <w:rFonts w:hint="eastAsia"/>
            <w:lang w:val="en-US" w:eastAsia="zh-CN"/>
          </w:rPr>
          <w:t>主要</w:t>
        </w:r>
      </w:ins>
      <w:ins w:id="19" w:author="Henry Hou" w:date="2024-02-21T14:26:33Z">
        <w:r>
          <w:rPr>
            <w:rFonts w:hint="eastAsia"/>
            <w:lang w:val="en-US" w:eastAsia="zh-CN"/>
          </w:rPr>
          <w:t>实验</w:t>
        </w:r>
      </w:ins>
      <w:ins w:id="20" w:author="Henry Hou" w:date="2024-02-21T14:26:34Z">
        <w:r>
          <w:rPr>
            <w:rFonts w:hint="eastAsia"/>
            <w:lang w:val="en-US" w:eastAsia="zh-CN"/>
          </w:rPr>
          <w:t>结果和</w:t>
        </w:r>
      </w:ins>
      <w:ins w:id="21" w:author="Henry Hou" w:date="2024-02-21T14:26:37Z">
        <w:r>
          <w:rPr>
            <w:rFonts w:hint="eastAsia"/>
            <w:lang w:val="en-US" w:eastAsia="zh-CN"/>
          </w:rPr>
          <w:t>结论</w:t>
        </w:r>
      </w:ins>
      <w:bookmarkStart w:id="18" w:name="_GoBack"/>
      <w:bookmarkEnd w:id="18"/>
    </w:p>
    <w:p/>
    <w:p>
      <w:r>
        <w:rPr>
          <w:rStyle w:val="42"/>
        </w:rPr>
        <w:t>Keywords</w:t>
      </w:r>
      <w:r>
        <w:t>: Compound pendulum, Liquid damping, Small-angle approximation, Oscillation period, Linear correction model.</w:t>
      </w:r>
    </w:p>
    <w:p/>
    <w:p>
      <w:r>
        <w:br w:type="page"/>
      </w:r>
    </w:p>
    <w:p>
      <w:pPr>
        <w:pStyle w:val="2"/>
        <w:numPr>
          <w:ilvl w:val="0"/>
          <w:numId w:val="1"/>
        </w:numPr>
        <w:ind w:left="284"/>
        <w:rPr>
          <w:b/>
          <w:bCs/>
        </w:rPr>
      </w:pPr>
      <w:bookmarkStart w:id="1" w:name="_Toc157765166"/>
      <w:r>
        <w:rPr>
          <w:b/>
          <w:bCs/>
        </w:rPr>
        <w:t>Introduction</w:t>
      </w:r>
      <w:bookmarkEnd w:id="1"/>
    </w:p>
    <w:p/>
    <w:p>
      <w:r>
        <w:t xml:space="preserve">Pendulums have long held a prominent role in our everyday lives, particularly within the fields of physics. These devices can be seen in various forms, from the playful swings that bring joy to children to the implementation of tuned mass dampers, which enhance the stability and safety of towering skyscrapers </w:t>
      </w:r>
      <w:sdt>
        <w:sdtPr>
          <w:id w:val="-2029868798"/>
        </w:sdtPr>
        <w:sdtContent>
          <w:r>
            <w:fldChar w:fldCharType="begin"/>
          </w:r>
          <w:r>
            <w:instrText xml:space="preserve"> </w:instrText>
          </w:r>
          <w:r>
            <w:rPr>
              <w:rFonts w:hint="eastAsia"/>
            </w:rPr>
            <w:instrText xml:space="preserve">CITATION Hef15 \l 2052</w:instrText>
          </w:r>
          <w:r>
            <w:instrText xml:space="preserve"> </w:instrText>
          </w:r>
          <w:r>
            <w:fldChar w:fldCharType="separate"/>
          </w:r>
          <w:r>
            <w:rPr>
              <w:rFonts w:hint="eastAsia"/>
            </w:rPr>
            <w:t>(Heffernan, 2015)</w:t>
          </w:r>
          <w:r>
            <w:fldChar w:fldCharType="end"/>
          </w:r>
        </w:sdtContent>
      </w:sdt>
      <w:r>
        <w:t xml:space="preserve">, and even extends to the field of rocketry, where a dual shock absorber system is employed to ensure the smooth launch by reducing excessive vibrations </w:t>
      </w:r>
      <w:sdt>
        <w:sdtPr>
          <w:id w:val="-243105145"/>
        </w:sdtPr>
        <w:sdtContent>
          <w:r>
            <w:fldChar w:fldCharType="begin"/>
          </w:r>
          <w:r>
            <w:instrText xml:space="preserve">CITATION Mal08 \l 2052 </w:instrText>
          </w:r>
          <w:r>
            <w:fldChar w:fldCharType="separate"/>
          </w:r>
          <w:r>
            <w:rPr>
              <w:rFonts w:hint="eastAsia"/>
            </w:rPr>
            <w:t>(Malik, 2008)</w:t>
          </w:r>
          <w:r>
            <w:fldChar w:fldCharType="end"/>
          </w:r>
        </w:sdtContent>
      </w:sdt>
      <w:r>
        <w:t>.</w:t>
      </w:r>
    </w:p>
    <w:p/>
    <w:p>
      <w:r>
        <w:t>In physics education, the simple pendulum is a commonly taught concept</w:t>
      </w:r>
      <w:sdt>
        <w:sdtPr>
          <w:id w:val="610866164"/>
        </w:sdtPr>
        <w:sdtContent>
          <w:r>
            <w:fldChar w:fldCharType="begin"/>
          </w:r>
          <w:r>
            <w:instrText xml:space="preserve"> CITATION Suz08 \l 1033 </w:instrText>
          </w:r>
          <w:r>
            <w:fldChar w:fldCharType="separate"/>
          </w:r>
          <w:r>
            <w:t xml:space="preserve"> (Suzuki, 2008)</w:t>
          </w:r>
          <w:r>
            <w:fldChar w:fldCharType="end"/>
          </w:r>
        </w:sdtContent>
      </w:sdt>
      <w:r>
        <w:t xml:space="preserve">, but scientists have expanded their research to explore the intricacies of compound pendulum systems </w:t>
      </w:r>
      <w:sdt>
        <w:sdtPr>
          <w:id w:val="-298374728"/>
        </w:sdtPr>
        <w:sdtContent>
          <w:r>
            <w:fldChar w:fldCharType="begin"/>
          </w:r>
          <w:r>
            <w:instrText xml:space="preserve"> CITATION Hin81 \l 1033 </w:instrText>
          </w:r>
          <w:r>
            <w:fldChar w:fldCharType="separate"/>
          </w:r>
          <w:r>
            <w:t>(Hinrichse, 1981)</w:t>
          </w:r>
          <w:r>
            <w:fldChar w:fldCharType="end"/>
          </w:r>
        </w:sdtContent>
      </w:sdt>
      <w:r>
        <w:t>. However, most studies in this area have focused solely on ideal situations without considering the effects of friction</w:t>
      </w:r>
      <w:sdt>
        <w:sdtPr>
          <w:id w:val="-403384177"/>
        </w:sdtPr>
        <w:sdtContent>
          <w:r>
            <w:fldChar w:fldCharType="begin"/>
          </w:r>
          <w:r>
            <w:instrText xml:space="preserve"> CITATION RIc63 \l 1033 </w:instrText>
          </w:r>
          <w:r>
            <w:fldChar w:fldCharType="separate"/>
          </w:r>
          <w:r>
            <w:t xml:space="preserve"> (Feynman, 1963)</w:t>
          </w:r>
          <w:r>
            <w:fldChar w:fldCharType="end"/>
          </w:r>
        </w:sdtContent>
      </w:sdt>
      <w:r>
        <w:t>. It is important to correct these idealized models and account for damping conditions which can cause non-linear motion combined with chaos</w:t>
      </w:r>
      <w:sdt>
        <w:sdtPr>
          <w:id w:val="-589702849"/>
        </w:sdtPr>
        <w:sdtContent>
          <w:r>
            <w:fldChar w:fldCharType="begin"/>
          </w:r>
          <w:r>
            <w:instrText xml:space="preserve"> </w:instrText>
          </w:r>
          <w:r>
            <w:rPr>
              <w:rFonts w:hint="eastAsia"/>
            </w:rPr>
            <w:instrText xml:space="preserve">CITATION JiP18 \l 2052</w:instrText>
          </w:r>
          <w:r>
            <w:instrText xml:space="preserve"> </w:instrText>
          </w:r>
          <w:r>
            <w:fldChar w:fldCharType="separate"/>
          </w:r>
          <w:r>
            <w:rPr>
              <w:rFonts w:hint="eastAsia"/>
            </w:rPr>
            <w:t xml:space="preserve"> (Ji, Zhou, &amp; Li, 2018)</w:t>
          </w:r>
          <w:r>
            <w:fldChar w:fldCharType="end"/>
          </w:r>
        </w:sdtContent>
      </w:sdt>
      <w:r>
        <w:t xml:space="preserve">, and difficult to calculate and understand </w:t>
      </w:r>
      <w:sdt>
        <w:sdtPr>
          <w:id w:val="-682587055"/>
        </w:sdtPr>
        <w:sdtContent>
          <w:r>
            <w:fldChar w:fldCharType="begin"/>
          </w:r>
          <w:r>
            <w:instrText xml:space="preserve"> CITATION Pet03 \l 1033 </w:instrText>
          </w:r>
          <w:r>
            <w:fldChar w:fldCharType="separate"/>
          </w:r>
          <w:r>
            <w:t>(Peters, 2003)</w:t>
          </w:r>
          <w:r>
            <w:fldChar w:fldCharType="end"/>
          </w:r>
        </w:sdtContent>
      </w:sdt>
      <w:r>
        <w:t>. By incorporating damping effects, scientists can develop more accurate models and gain a better understanding of the real-world behavior of compound pendulums.</w:t>
      </w:r>
    </w:p>
    <w:p/>
    <w:p>
      <w:r>
        <w:t xml:space="preserve">While some researchers have directed their attention towards investigating the effects of air friction on compound pendulums </w:t>
      </w:r>
      <w:sdt>
        <w:sdtPr>
          <w:id w:val="-1554447883"/>
        </w:sdtPr>
        <w:sdtContent>
          <w:r>
            <w:fldChar w:fldCharType="begin"/>
          </w:r>
          <w:r>
            <w:instrText xml:space="preserve"> CITATION Zha08 \l 1033 </w:instrText>
          </w:r>
          <w:r>
            <w:fldChar w:fldCharType="separate"/>
          </w:r>
          <w:r>
            <w:t>(Zhang, Wang, Qu, &amp; Zou, 2008)</w:t>
          </w:r>
          <w:r>
            <w:fldChar w:fldCharType="end"/>
          </w:r>
        </w:sdtContent>
      </w:sdt>
      <w:r>
        <w:t>, an emerging area of interest lies in exploring the influence of liquid damping. By studying the behavior of these systems, we can gain valuable insights into their dynamics and further our understanding of their real-world applications.</w:t>
      </w:r>
    </w:p>
    <w:p/>
    <w:p>
      <w:r>
        <w:t xml:space="preserve">When it comes to liquid damping situations, the theoretical calculation of the magnitude of viscous resistance is quite complex, which includes viscosity, mass, length, cross-sectional area and so on. However, when discussing the effect of fluids damping, two simplified models are commonly used, which one assumes that the friction acting on the pendulum is proportional to the velocity, while the other assumes that the friction is proportional to the square of the velocity </w:t>
      </w:r>
      <w:sdt>
        <w:sdtPr>
          <w:id w:val="-771248268"/>
        </w:sdtPr>
        <w:sdtContent>
          <w:r>
            <w:fldChar w:fldCharType="begin"/>
          </w:r>
          <w:r>
            <w:instrText xml:space="preserve"> CITATION LüJ06 \l 1033 </w:instrText>
          </w:r>
          <w:r>
            <w:fldChar w:fldCharType="separate"/>
          </w:r>
          <w:r>
            <w:t>(Lü, 2006)</w:t>
          </w:r>
          <w:r>
            <w:fldChar w:fldCharType="end"/>
          </w:r>
        </w:sdtContent>
      </w:sdt>
      <w:r>
        <w:t>. In this essay, we will calculate the period of compound pendulums with liquid damping using two previous approximation methods and compare the differences between these two methods and experimental results.</w:t>
      </w:r>
    </w:p>
    <w:p>
      <w:pPr>
        <w:pStyle w:val="2"/>
        <w:numPr>
          <w:ilvl w:val="0"/>
          <w:numId w:val="1"/>
        </w:numPr>
        <w:ind w:left="284"/>
        <w:rPr>
          <w:b/>
          <w:bCs/>
        </w:rPr>
      </w:pPr>
      <w:bookmarkStart w:id="2" w:name="_Toc157765167"/>
      <w:r>
        <w:rPr>
          <w:b/>
          <w:bCs/>
        </w:rPr>
        <mc:AlternateContent>
          <mc:Choice Requires="wpg">
            <w:drawing>
              <wp:anchor distT="0" distB="0" distL="114300" distR="114300" simplePos="0" relativeHeight="251659264" behindDoc="0" locked="0" layoutInCell="1" allowOverlap="1">
                <wp:simplePos x="0" y="0"/>
                <wp:positionH relativeFrom="column">
                  <wp:posOffset>4117975</wp:posOffset>
                </wp:positionH>
                <wp:positionV relativeFrom="paragraph">
                  <wp:posOffset>19050</wp:posOffset>
                </wp:positionV>
                <wp:extent cx="1824355" cy="2129155"/>
                <wp:effectExtent l="0" t="0" r="4445" b="4445"/>
                <wp:wrapSquare wrapText="bothSides"/>
                <wp:docPr id="1650979287" name="Group 9"/>
                <wp:cNvGraphicFramePr/>
                <a:graphic xmlns:a="http://schemas.openxmlformats.org/drawingml/2006/main">
                  <a:graphicData uri="http://schemas.microsoft.com/office/word/2010/wordprocessingGroup">
                    <wpg:wgp>
                      <wpg:cNvGrpSpPr/>
                      <wpg:grpSpPr>
                        <a:xfrm>
                          <a:off x="0" y="0"/>
                          <a:ext cx="1824355" cy="2129411"/>
                          <a:chOff x="0" y="0"/>
                          <a:chExt cx="1824355" cy="2129411"/>
                        </a:xfrm>
                      </wpg:grpSpPr>
                      <wps:wsp>
                        <wps:cNvPr id="1415076458" name="Text Box 9"/>
                        <wps:cNvSpPr txBox="1"/>
                        <wps:spPr>
                          <a:xfrm>
                            <a:off x="249980" y="1763016"/>
                            <a:ext cx="1431925" cy="366395"/>
                          </a:xfrm>
                          <a:prstGeom prst="rect">
                            <a:avLst/>
                          </a:prstGeom>
                          <a:noFill/>
                          <a:ln w="6350">
                            <a:noFill/>
                          </a:ln>
                        </wps:spPr>
                        <wps:txbx>
                          <w:txbxContent>
                            <w:p>
                              <w:pPr>
                                <w:jc w:val="center"/>
                                <w:rPr>
                                  <w:sz w:val="18"/>
                                  <w:szCs w:val="18"/>
                                </w:rPr>
                              </w:pPr>
                              <w:r>
                                <w:rPr>
                                  <w:sz w:val="18"/>
                                  <w:szCs w:val="18"/>
                                </w:rPr>
                                <w:t>Fig 1. A free body diagram of a compound pendulum</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56932999" name="Group 8"/>
                        <wpg:cNvGrpSpPr/>
                        <wpg:grpSpPr>
                          <a:xfrm>
                            <a:off x="0" y="0"/>
                            <a:ext cx="1824355" cy="1891428"/>
                            <a:chOff x="0" y="0"/>
                            <a:chExt cx="1824355" cy="1891428"/>
                          </a:xfrm>
                        </wpg:grpSpPr>
                        <wpg:grpSp>
                          <wpg:cNvPr id="2106659332" name="Group 7"/>
                          <wpg:cNvGrpSpPr/>
                          <wpg:grpSpPr>
                            <a:xfrm>
                              <a:off x="0" y="0"/>
                              <a:ext cx="1824355" cy="1891428"/>
                              <a:chOff x="0" y="0"/>
                              <a:chExt cx="1824355" cy="1891428"/>
                            </a:xfrm>
                          </wpg:grpSpPr>
                          <wpg:grpSp>
                            <wpg:cNvPr id="712711043" name="Group 6"/>
                            <wpg:cNvGrpSpPr/>
                            <wpg:grpSpPr>
                              <a:xfrm>
                                <a:off x="0" y="0"/>
                                <a:ext cx="1824355" cy="1891428"/>
                                <a:chOff x="0" y="0"/>
                                <a:chExt cx="1824355" cy="1891428"/>
                              </a:xfrm>
                            </wpg:grpSpPr>
                            <wpg:grpSp>
                              <wpg:cNvPr id="1586670552" name="Group 5"/>
                              <wpg:cNvGrpSpPr/>
                              <wpg:grpSpPr>
                                <a:xfrm>
                                  <a:off x="0" y="0"/>
                                  <a:ext cx="1824355" cy="1891428"/>
                                  <a:chOff x="0" y="0"/>
                                  <a:chExt cx="1824355" cy="1891428"/>
                                </a:xfrm>
                              </wpg:grpSpPr>
                              <wpg:grpSp>
                                <wpg:cNvPr id="856338630" name="Group 4"/>
                                <wpg:cNvGrpSpPr/>
                                <wpg:grpSpPr>
                                  <a:xfrm>
                                    <a:off x="0" y="0"/>
                                    <a:ext cx="1824355" cy="1891428"/>
                                    <a:chOff x="0" y="0"/>
                                    <a:chExt cx="1824355" cy="1891428"/>
                                  </a:xfrm>
                                </wpg:grpSpPr>
                                <pic:pic xmlns:pic="http://schemas.openxmlformats.org/drawingml/2006/picture">
                                  <pic:nvPicPr>
                                    <pic:cNvPr id="1905209264" name="Picture 28"/>
                                    <pic:cNvPicPr>
                                      <a:picLocks noChangeAspect="1"/>
                                    </pic:cNvPicPr>
                                  </pic:nvPicPr>
                                  <pic:blipFill>
                                    <a:blip r:embed="rId7">
                                      <a:extLst>
                                        <a:ext uri="{28A0092B-C50C-407E-A947-70E740481C1C}">
                                          <a14:useLocalDpi xmlns:a14="http://schemas.microsoft.com/office/drawing/2010/main" val="0"/>
                                        </a:ext>
                                      </a:extLst>
                                    </a:blip>
                                    <a:srcRect t="15096"/>
                                    <a:stretch>
                                      <a:fillRect/>
                                    </a:stretch>
                                  </pic:blipFill>
                                  <pic:spPr>
                                    <a:xfrm>
                                      <a:off x="0" y="0"/>
                                      <a:ext cx="1824355" cy="1382395"/>
                                    </a:xfrm>
                                    <a:prstGeom prst="rect">
                                      <a:avLst/>
                                    </a:prstGeom>
                                    <a:ln>
                                      <a:noFill/>
                                    </a:ln>
                                  </pic:spPr>
                                </pic:pic>
                                <wpg:grpSp>
                                  <wpg:cNvPr id="1571537355" name="Group 2"/>
                                  <wpg:cNvGrpSpPr/>
                                  <wpg:grpSpPr>
                                    <a:xfrm>
                                      <a:off x="322343" y="195982"/>
                                      <a:ext cx="1332609" cy="1695446"/>
                                      <a:chOff x="0" y="0"/>
                                      <a:chExt cx="1332609" cy="1695446"/>
                                    </a:xfrm>
                                  </wpg:grpSpPr>
                                  <wpg:grpSp>
                                    <wpg:cNvPr id="1624583530" name="Group 7"/>
                                    <wpg:cNvGrpSpPr/>
                                    <wpg:grpSpPr>
                                      <a:xfrm>
                                        <a:off x="0" y="0"/>
                                        <a:ext cx="363855" cy="1186249"/>
                                        <a:chOff x="0" y="0"/>
                                        <a:chExt cx="363855" cy="1186249"/>
                                      </a:xfrm>
                                    </wpg:grpSpPr>
                                    <wps:wsp>
                                      <wps:cNvPr id="324557563" name="Straight Connector 30"/>
                                      <wps:cNvCnPr/>
                                      <wps:spPr>
                                        <a:xfrm flipH="1">
                                          <a:off x="40144" y="0"/>
                                          <a:ext cx="6178" cy="1186249"/>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wps:wsp>
                                      <wps:cNvPr id="1975417559" name="TextBox 23"/>
                                      <wps:cNvSpPr txBox="1"/>
                                      <wps:spPr>
                                        <a:xfrm>
                                          <a:off x="0" y="89210"/>
                                          <a:ext cx="363855" cy="435610"/>
                                        </a:xfrm>
                                        <a:prstGeom prst="rect">
                                          <a:avLst/>
                                        </a:prstGeom>
                                      </wps:spPr>
                                      <wps:txbx>
                                        <w:txbxContent>
                                          <w:p>
                                            <w:pPr>
                                              <w:spacing w:line="288" w:lineRule="auto"/>
                                              <w:textAlignment w:val="baseline"/>
                                              <w:rPr>
                                                <w:rFonts w:eastAsia="宋体"/>
                                                <w:color w:val="000000" w:themeColor="text1"/>
                                                <w:kern w:val="24"/>
                                                <w:sz w:val="24"/>
                                                <w:szCs w:val="24"/>
                                                <w14:textFill>
                                                  <w14:solidFill>
                                                    <w14:schemeClr w14:val="tx1"/>
                                                  </w14:solidFill>
                                                </w14:textFill>
                                                <w14:ligatures w14:val="none"/>
                                              </w:rPr>
                                            </w:pPr>
                                            <w:r>
                                              <w:rPr>
                                                <w:rFonts w:eastAsia="宋体" w:cstheme="minorHAnsi"/>
                                                <w:color w:val="000000" w:themeColor="text1"/>
                                                <w:kern w:val="24"/>
                                                <w:sz w:val="24"/>
                                                <w:szCs w:val="24"/>
                                                <w14:textFill>
                                                  <w14:solidFill>
                                                    <w14:schemeClr w14:val="tx1"/>
                                                  </w14:solidFill>
                                                </w14:textFill>
                                              </w:rPr>
                                              <w:t>θ</w:t>
                                            </w:r>
                                          </w:p>
                                        </w:txbxContent>
                                      </wps:txbx>
                                      <wps:bodyPr wrap="square" rtlCol="0">
                                        <a:noAutofit/>
                                      </wps:bodyPr>
                                    </wps:wsp>
                                  </wpg:grpSp>
                                  <wpg:grpSp>
                                    <wpg:cNvPr id="737468538" name="Group 6"/>
                                    <wpg:cNvGrpSpPr/>
                                    <wpg:grpSpPr>
                                      <a:xfrm>
                                        <a:off x="268566" y="95649"/>
                                        <a:ext cx="1064043" cy="1599797"/>
                                        <a:chOff x="0" y="0"/>
                                        <a:chExt cx="1064043" cy="1599797"/>
                                      </a:xfrm>
                                    </wpg:grpSpPr>
                                    <wps:wsp>
                                      <wps:cNvPr id="197515925" name="TextBox 26"/>
                                      <wps:cNvSpPr txBox="1"/>
                                      <wps:spPr>
                                        <a:xfrm>
                                          <a:off x="22303" y="519461"/>
                                          <a:ext cx="363855" cy="435610"/>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f</w:t>
                                            </w:r>
                                          </w:p>
                                        </w:txbxContent>
                                      </wps:txbx>
                                      <wps:bodyPr wrap="square" rtlCol="0">
                                        <a:noAutofit/>
                                      </wps:bodyPr>
                                    </wps:wsp>
                                    <wpg:grpSp>
                                      <wpg:cNvPr id="996170239" name="Group 5"/>
                                      <wpg:cNvGrpSpPr/>
                                      <wpg:grpSpPr>
                                        <a:xfrm>
                                          <a:off x="0" y="0"/>
                                          <a:ext cx="1064043" cy="1599797"/>
                                          <a:chOff x="0" y="0"/>
                                          <a:chExt cx="1064043" cy="1599797"/>
                                        </a:xfrm>
                                      </wpg:grpSpPr>
                                      <wps:wsp>
                                        <wps:cNvPr id="1948453208" name="TextBox 23"/>
                                        <wps:cNvSpPr txBox="1"/>
                                        <wps:spPr>
                                          <a:xfrm>
                                            <a:off x="414826" y="91254"/>
                                            <a:ext cx="363855" cy="435610"/>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F</w:t>
                                              </w:r>
                                            </w:p>
                                          </w:txbxContent>
                                        </wps:txbx>
                                        <wps:bodyPr wrap="square" rtlCol="0">
                                          <a:noAutofit/>
                                        </wps:bodyPr>
                                      </wps:wsp>
                                      <wpg:grpSp>
                                        <wpg:cNvPr id="1582082655" name="Group 4"/>
                                        <wpg:cNvGrpSpPr/>
                                        <wpg:grpSpPr>
                                          <a:xfrm>
                                            <a:off x="0" y="0"/>
                                            <a:ext cx="1064043" cy="1599797"/>
                                            <a:chOff x="0" y="0"/>
                                            <a:chExt cx="1064043" cy="1599797"/>
                                          </a:xfrm>
                                        </wpg:grpSpPr>
                                        <wps:wsp>
                                          <wps:cNvPr id="865357059" name="TextBox 23"/>
                                          <wps:cNvSpPr txBox="1"/>
                                          <wps:spPr>
                                            <a:xfrm>
                                              <a:off x="0" y="0"/>
                                              <a:ext cx="363855" cy="435610"/>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cstheme="minorHAnsi"/>
                                                    <w:i/>
                                                    <w:iCs/>
                                                    <w:color w:val="000000" w:themeColor="text1"/>
                                                    <w:kern w:val="24"/>
                                                    <w:sz w:val="24"/>
                                                    <w:szCs w:val="24"/>
                                                    <w14:textFill>
                                                      <w14:solidFill>
                                                        <w14:schemeClr w14:val="tx1"/>
                                                      </w14:solidFill>
                                                    </w14:textFill>
                                                  </w:rPr>
                                                  <w:t>R</w:t>
                                                </w:r>
                                              </w:p>
                                            </w:txbxContent>
                                          </wps:txbx>
                                          <wps:bodyPr wrap="square" rtlCol="0">
                                            <a:noAutofit/>
                                          </wps:bodyPr>
                                        </wps:wsp>
                                        <wpg:grpSp>
                                          <wpg:cNvPr id="1311290001" name="Group 3"/>
                                          <wpg:cNvGrpSpPr/>
                                          <wpg:grpSpPr>
                                            <a:xfrm>
                                              <a:off x="167455" y="2416"/>
                                              <a:ext cx="896588" cy="1597381"/>
                                              <a:chOff x="0" y="0"/>
                                              <a:chExt cx="896588" cy="1597381"/>
                                            </a:xfrm>
                                          </wpg:grpSpPr>
                                          <wps:wsp>
                                            <wps:cNvPr id="83558723" name="TextBox 16"/>
                                            <wps:cNvSpPr txBox="1"/>
                                            <wps:spPr>
                                              <a:xfrm>
                                                <a:off x="269673" y="1161771"/>
                                                <a:ext cx="364490" cy="435610"/>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W</w:t>
                                                  </w:r>
                                                </w:p>
                                              </w:txbxContent>
                                            </wps:txbx>
                                            <wps:bodyPr wrap="square" rtlCol="0">
                                              <a:noAutofit/>
                                            </wps:bodyPr>
                                          </wps:wsp>
                                          <wpg:grpSp>
                                            <wpg:cNvPr id="1354837822" name="Group 2"/>
                                            <wpg:cNvGrpSpPr/>
                                            <wpg:grpSpPr>
                                              <a:xfrm>
                                                <a:off x="0" y="0"/>
                                                <a:ext cx="896588" cy="1339388"/>
                                                <a:chOff x="0" y="0"/>
                                                <a:chExt cx="896588" cy="1339388"/>
                                              </a:xfrm>
                                            </wpg:grpSpPr>
                                            <wpg:grpSp>
                                              <wpg:cNvPr id="1255230112" name="Group 20"/>
                                              <wpg:cNvGrpSpPr/>
                                              <wpg:grpSpPr>
                                                <a:xfrm rot="20490787">
                                                  <a:off x="333343" y="829845"/>
                                                  <a:ext cx="563245" cy="336550"/>
                                                  <a:chOff x="0" y="0"/>
                                                  <a:chExt cx="818676" cy="555245"/>
                                                </a:xfrm>
                                              </wpg:grpSpPr>
                                              <wps:wsp>
                                                <wps:cNvPr id="823492070" name="TextBox 50"/>
                                                <wps:cNvSpPr txBox="1"/>
                                                <wps:spPr>
                                                  <a:xfrm>
                                                    <a:off x="176691" y="130430"/>
                                                    <a:ext cx="641985" cy="424815"/>
                                                  </a:xfrm>
                                                  <a:prstGeom prst="rect">
                                                    <a:avLst/>
                                                  </a:prstGeom>
                                                </wps:spPr>
                                                <wps:txbx>
                                                  <w:txbxContent>
                                                    <w:p>
                                                      <w:pPr>
                                                        <w:spacing w:line="288" w:lineRule="auto"/>
                                                        <w:textAlignment w:val="baseline"/>
                                                        <w:rPr>
                                                          <w:rFonts w:ascii="Cambria Math" w:hAnsi="Cambria Math" w:eastAsia="Cambria Math"/>
                                                          <w:i/>
                                                          <w:iCs/>
                                                          <w:color w:val="000000" w:themeColor="text1"/>
                                                          <w:kern w:val="24"/>
                                                          <w:sz w:val="24"/>
                                                          <w:szCs w:val="24"/>
                                                          <w14:textFill>
                                                            <w14:solidFill>
                                                              <w14:schemeClr w14:val="tx1"/>
                                                            </w14:solidFill>
                                                          </w14:textFill>
                                                          <w14:ligatures w14:val="none"/>
                                                        </w:rPr>
                                                      </w:pPr>
                                                      <m:oMathPara>
                                                        <m:oMath>
                                                          <m:r>
                                                            <m:rPr/>
                                                            <w:rPr>
                                                              <w:rFonts w:ascii="Cambria Math" w:hAnsi="Cambria Math" w:eastAsia="Cambria Math"/>
                                                              <w:color w:val="000000" w:themeColor="text1"/>
                                                              <w:kern w:val="24"/>
                                                              <w:sz w:val="24"/>
                                                              <w:szCs w:val="24"/>
                                                              <w14:textFill>
                                                                <w14:solidFill>
                                                                  <w14:schemeClr w14:val="tx1"/>
                                                                </w14:solidFill>
                                                              </w14:textFill>
                                                            </w:rPr>
                                                            <m:t>ω</m:t>
                                                          </m:r>
                                                        </m:oMath>
                                                      </m:oMathPara>
                                                    </w:p>
                                                  </w:txbxContent>
                                                </wps:txbx>
                                                <wps:bodyPr wrap="square" rtlCol="0">
                                                  <a:noAutofit/>
                                                </wps:bodyPr>
                                              </wps:wsp>
                                              <wps:wsp>
                                                <wps:cNvPr id="1406757375" name="Arrow: Curved Right 16"/>
                                                <wps:cNvSpPr/>
                                                <wps:spPr>
                                                  <a:xfrm rot="14623677">
                                                    <a:off x="295593" y="-295593"/>
                                                    <a:ext cx="218440" cy="809625"/>
                                                  </a:xfrm>
                                                  <a:prstGeom prst="curvedRightArrow">
                                                    <a:avLst>
                                                      <a:gd name="adj1" fmla="val 0"/>
                                                      <a:gd name="adj2" fmla="val 28788"/>
                                                      <a:gd name="adj3" fmla="val 39594"/>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567765308" name="Group 1"/>
                                              <wpg:cNvGrpSpPr/>
                                              <wpg:grpSpPr>
                                                <a:xfrm>
                                                  <a:off x="0" y="0"/>
                                                  <a:ext cx="265609" cy="1339388"/>
                                                  <a:chOff x="0" y="0"/>
                                                  <a:chExt cx="265609" cy="1339388"/>
                                                </a:xfrm>
                                              </wpg:grpSpPr>
                                              <wps:wsp>
                                                <wps:cNvPr id="507442436" name="Straight Arrow Connector 12"/>
                                                <wps:cNvCnPr/>
                                                <wps:spPr>
                                                  <a:xfrm>
                                                    <a:off x="248536" y="582449"/>
                                                    <a:ext cx="3192" cy="756939"/>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37627561" name="Straight Arrow Connector 13"/>
                                                <wps:cNvCnPr/>
                                                <wps:spPr>
                                                  <a:xfrm flipV="1">
                                                    <a:off x="243852" y="0"/>
                                                    <a:ext cx="0" cy="549816"/>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4389281" name="Straight Arrow Connector 14"/>
                                                <wps:cNvCnPr/>
                                                <wps:spPr>
                                                  <a:xfrm flipH="1">
                                                    <a:off x="0" y="579411"/>
                                                    <a:ext cx="234315" cy="234950"/>
                                                  </a:xfrm>
                                                  <a:prstGeom prst="straightConnector1">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9392753" name="Oval 15"/>
                                                <wps:cNvSpPr/>
                                                <wps:spPr>
                                                  <a:xfrm>
                                                    <a:off x="229232" y="551247"/>
                                                    <a:ext cx="36377" cy="35283"/>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6312681" name="Straight Connector 33"/>
                                                <wps:cNvCnPr/>
                                                <wps:spPr>
                                                  <a:xfrm flipH="1">
                                                    <a:off x="138096" y="484414"/>
                                                    <a:ext cx="53340" cy="55245"/>
                                                  </a:xfrm>
                                                  <a:prstGeom prst="line">
                                                    <a:avLst/>
                                                  </a:prstGeom>
                                                </wps:spPr>
                                                <wps:style>
                                                  <a:lnRef idx="1">
                                                    <a:schemeClr val="dk1"/>
                                                  </a:lnRef>
                                                  <a:fillRef idx="0">
                                                    <a:schemeClr val="dk1"/>
                                                  </a:fillRef>
                                                  <a:effectRef idx="0">
                                                    <a:schemeClr val="dk1"/>
                                                  </a:effectRef>
                                                  <a:fontRef idx="minor">
                                                    <a:schemeClr val="tx1"/>
                                                  </a:fontRef>
                                                </wps:style>
                                                <wps:bodyPr/>
                                              </wps:wsp>
                                              <wps:wsp>
                                                <wps:cNvPr id="636269325" name="Straight Connector 34"/>
                                                <wps:cNvCnPr/>
                                                <wps:spPr>
                                                  <a:xfrm>
                                                    <a:off x="138096" y="539096"/>
                                                    <a:ext cx="53340" cy="53340"/>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grpSp>
                                  </wpg:grpSp>
                                </wpg:grpSp>
                              </wpg:grpSp>
                              <wps:wsp>
                                <wps:cNvPr id="583334739" name="Straight Connector 30"/>
                                <wps:cNvCnPr/>
                                <wps:spPr>
                                  <a:xfrm>
                                    <a:off x="368392" y="203931"/>
                                    <a:ext cx="667264" cy="667694"/>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wps:wsp>
                                <wps:cNvPr id="189969958" name="TextBox 23"/>
                                <wps:cNvSpPr txBox="1"/>
                                <wps:spPr>
                                  <a:xfrm>
                                    <a:off x="342078" y="26314"/>
                                    <a:ext cx="363855" cy="435610"/>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O</w:t>
                                      </w:r>
                                    </w:p>
                                  </w:txbxContent>
                                </wps:txbx>
                                <wps:bodyPr wrap="square" rtlCol="0">
                                  <a:noAutofit/>
                                </wps:bodyPr>
                              </wps:wsp>
                            </wpg:grpSp>
                            <wps:wsp>
                              <wps:cNvPr id="308680300" name="Oval 29"/>
                              <wps:cNvSpPr/>
                              <wps:spPr>
                                <a:xfrm>
                                  <a:off x="342078" y="177617"/>
                                  <a:ext cx="45719" cy="4927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67658856" name="Arc 32"/>
                            <wps:cNvSpPr/>
                            <wps:spPr>
                              <a:xfrm rot="6793282">
                                <a:off x="325632" y="194063"/>
                                <a:ext cx="128905" cy="148590"/>
                              </a:xfrm>
                              <a:prstGeom prst="arc">
                                <a:avLst>
                                  <a:gd name="adj1" fmla="val 16240128"/>
                                  <a:gd name="adj2" fmla="val 0"/>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459583465" name="TextBox 23"/>
                          <wps:cNvSpPr txBox="1"/>
                          <wps:spPr>
                            <a:xfrm>
                              <a:off x="980184" y="684155"/>
                              <a:ext cx="363855" cy="435538"/>
                            </a:xfrm>
                            <a:prstGeom prst="rect">
                              <a:avLst/>
                            </a:prstGeom>
                          </wps:spPr>
                          <wps:txb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cstheme="minorHAnsi"/>
                                    <w:i/>
                                    <w:iCs/>
                                    <w:color w:val="000000" w:themeColor="text1"/>
                                    <w:kern w:val="24"/>
                                    <w:sz w:val="24"/>
                                    <w:szCs w:val="24"/>
                                    <w14:textFill>
                                      <w14:solidFill>
                                        <w14:schemeClr w14:val="tx1"/>
                                      </w14:solidFill>
                                    </w14:textFill>
                                  </w:rPr>
                                  <w:t>C</w:t>
                                </w:r>
                              </w:p>
                            </w:txbxContent>
                          </wps:txbx>
                          <wps:bodyPr wrap="square" rtlCol="0">
                            <a:noAutofit/>
                          </wps:bodyPr>
                        </wps:wsp>
                      </wpg:grpSp>
                    </wpg:wgp>
                  </a:graphicData>
                </a:graphic>
              </wp:anchor>
            </w:drawing>
          </mc:Choice>
          <mc:Fallback>
            <w:pict>
              <v:group id="Group 9" o:spid="_x0000_s1026" o:spt="203" style="position:absolute;left:0pt;margin-left:324.25pt;margin-top:1.5pt;height:167.65pt;width:143.65pt;mso-wrap-distance-bottom:0pt;mso-wrap-distance-left:9pt;mso-wrap-distance-right:9pt;mso-wrap-distance-top:0pt;z-index:251659264;mso-width-relative:page;mso-height-relative:page;" coordsize="1824355,2129411" o:gfxdata="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">
                <o:lock v:ext="edit" aspectratio="f"/>
                <v:shape id="Text Box 9" o:spid="_x0000_s1026" o:spt="202" type="#_x0000_t202" style="position:absolute;left:249980;top:1763016;height:366395;width:1431925;" filled="f" stroked="f" coordsize="21600,21600" o:gfxdata="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WiPEPxgAAAOM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pPr>
                          <w:jc w:val="center"/>
                          <w:rPr>
                            <w:sz w:val="18"/>
                            <w:szCs w:val="18"/>
                          </w:rPr>
                        </w:pPr>
                        <w:r>
                          <w:rPr>
                            <w:sz w:val="18"/>
                            <w:szCs w:val="18"/>
                          </w:rPr>
                          <w:t>Fig 1. A free body diagram of a compound pendulum</w:t>
                        </w:r>
                      </w:p>
                    </w:txbxContent>
                  </v:textbox>
                </v:shape>
                <v:group id="Group 8" o:spid="_x0000_s1026" o:spt="203" style="position:absolute;left:0;top:0;height:1891428;width:1824355;" coordsize="1824355,1891428" o:gfxdata="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F+DKN3BAAAA4wAAAA8AAAAAAAAAAQAgAAAAIgAAAGRycy9kb3ducmV2&#10;LnhtbFBLAQIUABQAAAAIAIdO4kAzLwWeOwAAADkAAAAVAAAAAAAAAAEAIAAAABABAABkcnMvZ3Jv&#10;dXBzaGFwZXhtbC54bWxQSwUGAAAAAAYABgBgAQAAzQMAAAAA&#10;">
                  <o:lock v:ext="edit" aspectratio="f"/>
                  <v:group id="Group 7" o:spid="_x0000_s1026" o:spt="203" style="position:absolute;left:0;top:0;height:1891428;width:1824355;" coordsize="1824355,1891428" o:gfxdata="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8U8YvxQAAAOMAAAAPAAAAAAAAAAEAIAAAACIAAABkcnMvZG93&#10;bnJldi54bWxQSwECFAAUAAAACACHTuJAMy8FnjsAAAA5AAAAFQAAAAAAAAABACAAAAAUAQAAZHJz&#10;L2dyb3Vwc2hhcGV4bWwueG1sUEsFBgAAAAAGAAYAYAEAANEDAAAAAA==&#10;">
                    <o:lock v:ext="edit" aspectratio="f"/>
                    <v:group id="Group 6" o:spid="_x0000_s1026" o:spt="203" style="position:absolute;left:0;top:0;height:1891428;width:1824355;" coordsize="1824355,1891428" o:gfxdata="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pkd8/EAAAA4gAAAA8AAAAAAAAAAQAgAAAAIgAAAGRycy9kb3du&#10;cmV2LnhtbFBLAQIUABQAAAAIAIdO4kAzLwWeOwAAADkAAAAVAAAAAAAAAAEAIAAAABMBAABkcnMv&#10;Z3JvdXBzaGFwZXhtbC54bWxQSwUGAAAAAAYABgBgAQAA0AMAAAAA&#10;">
                      <o:lock v:ext="edit" aspectratio="f"/>
                      <v:group id="Group 5" o:spid="_x0000_s1026" o:spt="203" style="position:absolute;left:0;top:0;height:1891428;width:1824355;" coordsize="1824355,1891428" o:gfxdata="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SBYbrBAAAA4wAAAA8AAAAAAAAAAQAgAAAAIgAAAGRycy9kb3ducmV2&#10;LnhtbFBLAQIUABQAAAAIAIdO4kAzLwWeOwAAADkAAAAVAAAAAAAAAAEAIAAAABABAABkcnMvZ3Jv&#10;dXBzaGFwZXhtbC54bWxQSwUGAAAAAAYABgBgAQAAzQMAAAAA&#10;">
                        <o:lock v:ext="edit" aspectratio="f"/>
                        <v:group id="Group 4" o:spid="_x0000_s1026" o:spt="203" style="position:absolute;left:0;top:0;height:1891428;width:1824355;" coordsize="1824355,1891428" o:gfxdata="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iRN0hwgAAAOIAAAAPAAAAAAAAAAEAIAAAACIAAABkcnMvZG93bnJl&#10;di54bWxQSwECFAAUAAAACACHTuJAMy8FnjsAAAA5AAAAFQAAAAAAAAABACAAAAARAQAAZHJzL2dy&#10;b3Vwc2hhcGV4bWwueG1sUEsFBgAAAAAGAAYAYAEAAM4DAAAAAA==&#10;">
                          <o:lock v:ext="edit" aspectratio="f"/>
                          <v:shape id="Picture 28" o:spid="_x0000_s1026" o:spt="75" type="#_x0000_t75" style="position:absolute;left:0;top:0;height:1382395;width:1824355;" filled="f" o:preferrelative="t" stroked="f" coordsize="21600,21600" o:gfxdata="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N1E8&#10;wAAAAOMAAAAPAAAAAAAAAAEAIAAAACIAAABkcnMvZG93bnJldi54bWxQSwECFAAUAAAACACHTuJA&#10;My8FnjsAAAA5AAAAEAAAAAAAAAABACAAAAAPAQAAZHJzL3NoYXBleG1sLnhtbFBLBQYAAAAABgAG&#10;AFsBAAC5AwAAAAA=&#10;">
                            <v:fill on="f" focussize="0,0"/>
                            <v:stroke on="f"/>
                            <v:imagedata r:id="rId7" croptop="9893f" o:title=""/>
                            <o:lock v:ext="edit" aspectratio="t"/>
                          </v:shape>
                          <v:group id="Group 2" o:spid="_x0000_s1026" o:spt="203" style="position:absolute;left:322343;top:195982;height:1695446;width:1332609;" coordsize="1332609,1695446" o:gfxdata="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upyCIwgAAAOMAAAAPAAAAAAAAAAEAIAAAACIAAABkcnMvZG93bnJl&#10;di54bWxQSwECFAAUAAAACACHTuJAMy8FnjsAAAA5AAAAFQAAAAAAAAABACAAAAARAQAAZHJzL2dy&#10;b3Vwc2hhcGV4bWwueG1sUEsFBgAAAAAGAAYAYAEAAM4DAAAAAA==&#10;">
                            <o:lock v:ext="edit" aspectratio="f"/>
                            <v:group id="Group 7" o:spid="_x0000_s1026" o:spt="203" style="position:absolute;left:0;top:0;height:1186249;width:363855;" coordsize="363855,1186249" o:gfxdata="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3Kva7cYAAADjAAAADwAAAAAAAAABACAAAAAiAAAAZHJzL2Rv&#10;d25yZXYueG1sUEsBAhQAFAAAAAgAh07iQDMvBZ47AAAAOQAAABUAAAAAAAAAAQAgAAAAFQEAAGRy&#10;cy9ncm91cHNoYXBleG1sLnhtbFBLBQYAAAAABgAGAGABAADSAwAAAAA=&#10;">
                              <o:lock v:ext="edit" aspectratio="f"/>
                              <v:line id="Straight Connector 30" o:spid="_x0000_s1026" o:spt="20" style="position:absolute;left:40144;top:0;flip:x;height:1186249;width:6178;" filled="f" stroked="t" coordsize="21600,21600" o:gfxdata="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p+yWwwAAAOIAAAAPAAAAAAAAAAEAIAAAACIAAABkcnMvZG93bnJldi54bWxQSwECFAAUAAAACACH&#10;TuJAMy8FnjsAAAA5AAAAEAAAAAAAAAABACAAAAASAQAAZHJzL3NoYXBleG1sLnhtbFBLBQYAAAAA&#10;BgAGAFsBAAC8AwAAAAA=&#10;">
                                <v:fill on="f" focussize="0,0"/>
                                <v:stroke weight="1pt" color="#000000 [3200]" miterlimit="8" joinstyle="miter" dashstyle="3 1"/>
                                <v:imagedata o:title=""/>
                                <o:lock v:ext="edit" aspectratio="f"/>
                              </v:line>
                              <v:shape id="TextBox 23" o:spid="_x0000_s1026" o:spt="202" type="#_x0000_t202" style="position:absolute;left:0;top:89210;height:435610;width:363855;" filled="f" stroked="f" coordsize="21600,21600" o:gfxdata="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0imH&#10;wAAAAOMAAAAPAAAAAAAAAAEAIAAAACIAAABkcnMvZG93bnJldi54bWxQSwECFAAUAAAACACHTuJA&#10;My8FnjsAAAA5AAAAEAAAAAAAAAABACAAAAAPAQAAZHJzL3NoYXBleG1sLnhtbFBLBQYAAAAABgAG&#10;AFsBAAC5AwAAAAA=&#10;">
                                <v:fill on="f" focussize="0,0"/>
                                <v:stroke on="f"/>
                                <v:imagedata o:title=""/>
                                <o:lock v:ext="edit" aspectratio="f"/>
                                <v:textbox>
                                  <w:txbxContent>
                                    <w:p>
                                      <w:pPr>
                                        <w:spacing w:line="288" w:lineRule="auto"/>
                                        <w:textAlignment w:val="baseline"/>
                                        <w:rPr>
                                          <w:rFonts w:eastAsia="宋体"/>
                                          <w:color w:val="000000" w:themeColor="text1"/>
                                          <w:kern w:val="24"/>
                                          <w:sz w:val="24"/>
                                          <w:szCs w:val="24"/>
                                          <w14:textFill>
                                            <w14:solidFill>
                                              <w14:schemeClr w14:val="tx1"/>
                                            </w14:solidFill>
                                          </w14:textFill>
                                          <w14:ligatures w14:val="none"/>
                                        </w:rPr>
                                      </w:pPr>
                                      <w:r>
                                        <w:rPr>
                                          <w:rFonts w:eastAsia="宋体" w:cstheme="minorHAnsi"/>
                                          <w:color w:val="000000" w:themeColor="text1"/>
                                          <w:kern w:val="24"/>
                                          <w:sz w:val="24"/>
                                          <w:szCs w:val="24"/>
                                          <w14:textFill>
                                            <w14:solidFill>
                                              <w14:schemeClr w14:val="tx1"/>
                                            </w14:solidFill>
                                          </w14:textFill>
                                        </w:rPr>
                                        <w:t>θ</w:t>
                                      </w:r>
                                    </w:p>
                                  </w:txbxContent>
                                </v:textbox>
                              </v:shape>
                            </v:group>
                            <v:group id="Group 6" o:spid="_x0000_s1026" o:spt="203" style="position:absolute;left:268566;top:95649;height:1599797;width:1064043;" coordsize="1064043,1599797" o:gfxdata="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l7ag/BAAAA4gAAAA8AAAAAAAAAAQAgAAAAIgAAAGRycy9kb3ducmV2&#10;LnhtbFBLAQIUABQAAAAIAIdO4kAzLwWeOwAAADkAAAAVAAAAAAAAAAEAIAAAABABAABkcnMvZ3Jv&#10;dXBzaGFwZXhtbC54bWxQSwUGAAAAAAYABgBgAQAAzQMAAAAA&#10;">
                              <o:lock v:ext="edit" aspectratio="f"/>
                              <v:shape id="TextBox 26" o:spid="_x0000_s1026" o:spt="202" type="#_x0000_t202" style="position:absolute;left:22303;top:519461;height:435610;width:363855;" filled="f" stroked="f" coordsize="21600,21600" o:gfxdata="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UnS+/&#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f</w:t>
                                      </w:r>
                                    </w:p>
                                  </w:txbxContent>
                                </v:textbox>
                              </v:shape>
                              <v:group id="Group 5" o:spid="_x0000_s1026" o:spt="203" style="position:absolute;left:0;top:0;height:1599797;width:1064043;" coordsize="1064043,1599797" o:gfxdata="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OyvLvxQAAAOIAAAAPAAAAAAAAAAEAIAAAACIAAABkcnMvZG93&#10;bnJldi54bWxQSwECFAAUAAAACACHTuJAMy8FnjsAAAA5AAAAFQAAAAAAAAABACAAAAAUAQAAZHJz&#10;L2dyb3Vwc2hhcGV4bWwueG1sUEsFBgAAAAAGAAYAYAEAANEDAAAAAA==&#10;">
                                <o:lock v:ext="edit" aspectratio="f"/>
                                <v:shape id="TextBox 23" o:spid="_x0000_s1026" o:spt="202" type="#_x0000_t202" style="position:absolute;left:414826;top:91254;height:435610;width:363855;" filled="f" stroked="f" coordsize="21600,21600" o:gfxdata="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595qwwAAAOMAAAAPAAAAAAAAAAEAIAAAACIAAABkcnMvZG93bnJldi54bWxQSwECFAAUAAAACACH&#10;TuJAMy8FnjsAAAA5AAAAEAAAAAAAAAABACAAAAASAQAAZHJzL3NoYXBleG1sLnhtbFBLBQYAAAAA&#10;BgAGAFsBAAC8Aw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F</w:t>
                                        </w:r>
                                      </w:p>
                                    </w:txbxContent>
                                  </v:textbox>
                                </v:shape>
                                <v:group id="Group 4" o:spid="_x0000_s1026" o:spt="203" style="position:absolute;left:0;top:0;height:1599797;width:1064043;" coordsize="1064043,1599797" o:gfxdata="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X7aDjBAAAA4wAAAA8AAAAAAAAAAQAgAAAAIgAAAGRycy9kb3ducmV2&#10;LnhtbFBLAQIUABQAAAAIAIdO4kAzLwWeOwAAADkAAAAVAAAAAAAAAAEAIAAAABABAABkcnMvZ3Jv&#10;dXBzaGFwZXhtbC54bWxQSwUGAAAAAAYABgBgAQAAzQMAAAAA&#10;">
                                  <o:lock v:ext="edit" aspectratio="f"/>
                                  <v:shape id="TextBox 23" o:spid="_x0000_s1026" o:spt="202" type="#_x0000_t202" style="position:absolute;left:0;top:0;height:435610;width:363855;" filled="f" stroked="f" coordsize="21600,21600" o:gfxdata="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sacwwAAAOIAAAAPAAAAAAAAAAEAIAAAACIAAABkcnMvZG93bnJldi54bWxQSwECFAAUAAAACACH&#10;TuJAMy8FnjsAAAA5AAAAEAAAAAAAAAABACAAAAASAQAAZHJzL3NoYXBleG1sLnhtbFBLBQYAAAAA&#10;BgAGAFsBAAC8Aw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cstheme="minorHAnsi"/>
                                              <w:i/>
                                              <w:iCs/>
                                              <w:color w:val="000000" w:themeColor="text1"/>
                                              <w:kern w:val="24"/>
                                              <w:sz w:val="24"/>
                                              <w:szCs w:val="24"/>
                                              <w14:textFill>
                                                <w14:solidFill>
                                                  <w14:schemeClr w14:val="tx1"/>
                                                </w14:solidFill>
                                              </w14:textFill>
                                            </w:rPr>
                                            <w:t>R</w:t>
                                          </w:r>
                                        </w:p>
                                      </w:txbxContent>
                                    </v:textbox>
                                  </v:shape>
                                  <v:group id="Group 3" o:spid="_x0000_s1026" o:spt="203" style="position:absolute;left:167455;top:2416;height:1597381;width:896588;" coordsize="896588,1597381" o:gfxdata="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JVt7zBAAAA4wAAAA8AAAAAAAAAAQAgAAAAIgAAAGRycy9kb3ducmV2&#10;LnhtbFBLAQIUABQAAAAIAIdO4kAzLwWeOwAAADkAAAAVAAAAAAAAAAEAIAAAABABAABkcnMvZ3Jv&#10;dXBzaGFwZXhtbC54bWxQSwUGAAAAAAYABgBgAQAAzQMAAAAA&#10;">
                                    <o:lock v:ext="edit" aspectratio="f"/>
                                    <v:shape id="TextBox 16" o:spid="_x0000_s1026" o:spt="202" type="#_x0000_t202" style="position:absolute;left:269673;top:1161771;height:435610;width:364490;" filled="f" stroked="f" coordsize="21600,21600" o:gfxdata="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Ne&#10;2UPCAAAA4QAAAA8AAAAAAAAAAQAgAAAAIgAAAGRycy9kb3ducmV2LnhtbFBLAQIUABQAAAAIAIdO&#10;4kAzLwWeOwAAADkAAAAQAAAAAAAAAAEAIAAAABEBAABkcnMvc2hhcGV4bWwueG1sUEsFBgAAAAAG&#10;AAYAWwEAALsDA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W</w:t>
                                            </w:r>
                                          </w:p>
                                        </w:txbxContent>
                                      </v:textbox>
                                    </v:shape>
                                    <v:group id="Group 2" o:spid="_x0000_s1026" o:spt="203" style="position:absolute;left:0;top:0;height:1339388;width:896588;" coordsize="896588,1339388" o:gfxdata="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FKiDIwgAAAOMAAAAPAAAAAAAAAAEAIAAAACIAAABkcnMvZG93bnJl&#10;di54bWxQSwECFAAUAAAACACHTuJAMy8FnjsAAAA5AAAAFQAAAAAAAAABACAAAAARAQAAZHJzL2dy&#10;b3Vwc2hhcGV4bWwueG1sUEsFBgAAAAAGAAYAYAEAAM4DAAAAAA==&#10;">
                                      <o:lock v:ext="edit" aspectratio="f"/>
                                      <v:group id="Group 20" o:spid="_x0000_s1026" o:spt="203" style="position:absolute;left:333343;top:829845;height:336550;width:563245;rotation:-1211556f;" coordsize="818676,555245" o:gfxdata="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xrEhDBAAAA4wAAAA8AAAAAAAAAAQAgAAAAIgAAAGRycy9kb3ducmV2&#10;LnhtbFBLAQIUABQAAAAIAIdO4kAzLwWeOwAAADkAAAAVAAAAAAAAAAEAIAAAABABAABkcnMvZ3Jv&#10;dXBzaGFwZXhtbC54bWxQSwUGAAAAAAYABgBgAQAAzQMAAAAA&#10;">
                                        <o:lock v:ext="edit" aspectratio="f"/>
                                        <v:shape id="TextBox 50" o:spid="_x0000_s1026" o:spt="202" type="#_x0000_t202" style="position:absolute;left:176691;top:130430;height:424815;width:641985;" filled="f" stroked="f" coordsize="21600,21600" o:gfxdata="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TV&#10;EDL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spacing w:line="288" w:lineRule="auto"/>
                                                  <w:textAlignment w:val="baseline"/>
                                                  <w:rPr>
                                                    <w:rFonts w:ascii="Cambria Math" w:hAnsi="Cambria Math" w:eastAsia="Cambria Math"/>
                                                    <w:i/>
                                                    <w:iCs/>
                                                    <w:color w:val="000000" w:themeColor="text1"/>
                                                    <w:kern w:val="24"/>
                                                    <w:sz w:val="24"/>
                                                    <w:szCs w:val="24"/>
                                                    <w14:textFill>
                                                      <w14:solidFill>
                                                        <w14:schemeClr w14:val="tx1"/>
                                                      </w14:solidFill>
                                                    </w14:textFill>
                                                    <w14:ligatures w14:val="none"/>
                                                  </w:rPr>
                                                </w:pPr>
                                                <m:oMathPara>
                                                  <m:oMath>
                                                    <m:r>
                                                      <m:rPr/>
                                                      <w:rPr>
                                                        <w:rFonts w:ascii="Cambria Math" w:hAnsi="Cambria Math" w:eastAsia="Cambria Math"/>
                                                        <w:color w:val="000000" w:themeColor="text1"/>
                                                        <w:kern w:val="24"/>
                                                        <w:sz w:val="24"/>
                                                        <w:szCs w:val="24"/>
                                                        <w14:textFill>
                                                          <w14:solidFill>
                                                            <w14:schemeClr w14:val="tx1"/>
                                                          </w14:solidFill>
                                                        </w14:textFill>
                                                      </w:rPr>
                                                      <m:t>ω</m:t>
                                                    </m:r>
                                                  </m:oMath>
                                                </m:oMathPara>
                                              </w:p>
                                            </w:txbxContent>
                                          </v:textbox>
                                        </v:shape>
                                        <v:shape id="Arrow: Curved Right 16" o:spid="_x0000_s1026" o:spt="102" type="#_x0000_t102" style="position:absolute;left:295593;top:-295593;height:809625;width:218440;rotation:-7620005f;v-text-anchor:middle;" fillcolor="#000000 [3213]" filled="t" stroked="t" coordsize="21600,21600" o:gfxdata="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S1pk&#10;wAAAAOMAAAAPAAAAAAAAAAEAIAAAACIAAABkcnMvZG93bnJldi54bWxQSwECFAAUAAAACACHTuJA&#10;My8FnjsAAAA5AAAAEAAAAAAAAAABACAAAAAPAQAAZHJzL3NoYXBleG1sLnhtbFBLBQYAAAAABgAG&#10;AFsBAAC5AwAAAAA=&#10;" adj="19922,20861,13048">
                                          <v:fill on="t" focussize="0,0"/>
                                          <v:stroke weight="1pt" color="#000000 [3213]" miterlimit="8" joinstyle="miter"/>
                                          <v:imagedata o:title=""/>
                                          <o:lock v:ext="edit" aspectratio="f"/>
                                        </v:shape>
                                      </v:group>
                                      <v:group id="Group 1" o:spid="_x0000_s1026" o:spt="203" style="position:absolute;left:0;top:0;height:1339388;width:265609;" coordsize="265609,1339388" o:gfxdata="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A+OshHBAAAA4gAAAA8AAAAAAAAAAQAgAAAAIgAAAGRycy9kb3ducmV2&#10;LnhtbFBLAQIUABQAAAAIAIdO4kAzLwWeOwAAADkAAAAVAAAAAAAAAAEAIAAAABABAABkcnMvZ3Jv&#10;dXBzaGFwZXhtbC54bWxQSwUGAAAAAAYABgBgAQAAzQMAAAAA&#10;">
                                        <o:lock v:ext="edit" aspectratio="f"/>
                                        <v:shape id="Straight Arrow Connector 12" o:spid="_x0000_s1026" o:spt="32" type="#_x0000_t32" style="position:absolute;left:248536;top:582449;height:756939;width:3192;" filled="f" stroked="t" coordsize="21600,21600" o:gfxdata="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NC&#10;Wa7CAAAA4gAAAA8AAAAAAAAAAQAgAAAAIgAAAGRycy9kb3ducmV2LnhtbFBLAQIUABQAAAAIAIdO&#10;4kAzLwWeOwAAADkAAAAQAAAAAAAAAAEAIAAAABEBAABkcnMvc2hhcGV4bWwueG1sUEsFBgAAAAAG&#10;AAYAWwEAALsDAAAAAA==&#10;">
                                          <v:fill on="f" focussize="0,0"/>
                                          <v:stroke weight="3pt" color="#FF0000 [3204]" miterlimit="8" joinstyle="miter" endarrow="block"/>
                                          <v:imagedata o:title=""/>
                                          <o:lock v:ext="edit" aspectratio="f"/>
                                        </v:shape>
                                        <v:shape id="Straight Arrow Connector 13" o:spid="_x0000_s1026" o:spt="32" type="#_x0000_t32" style="position:absolute;left:243852;top:0;flip:y;height:549816;width:0;" filled="f" stroked="t" coordsize="21600,21600" o:gfxdata="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p3wQMQAAADjAAAADwAAAAAAAAABACAAAAAiAAAAZHJzL2Rvd25yZXYueG1sUEsBAhQAFAAAAAgA&#10;h07iQDMvBZ47AAAAOQAAABAAAAAAAAAAAQAgAAAAEwEAAGRycy9zaGFwZXhtbC54bWxQSwUGAAAA&#10;AAYABgBbAQAAvQMAAAAA&#10;">
                                          <v:fill on="f" focussize="0,0"/>
                                          <v:stroke weight="3pt" color="#00B050 [3204]" miterlimit="8" joinstyle="miter" endarrow="block"/>
                                          <v:imagedata o:title=""/>
                                          <o:lock v:ext="edit" aspectratio="f"/>
                                        </v:shape>
                                        <v:shape id="Straight Arrow Connector 14" o:spid="_x0000_s1026" o:spt="32" type="#_x0000_t32" style="position:absolute;left:0;top:579411;flip:x;height:234950;width:234315;" filled="f" stroked="t" coordsize="21600,21600" o:gfxdata="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OjPVwwAAAOMAAAAPAAAAAAAAAAEAIAAAACIAAABkcnMvZG93bnJldi54bWxQSwECFAAUAAAACACH&#10;TuJAMy8FnjsAAAA5AAAAEAAAAAAAAAABACAAAAASAQAAZHJzL3NoYXBleG1sLnhtbFBLBQYAAAAA&#10;BgAGAFsBAAC8AwAAAAA=&#10;">
                                          <v:fill on="f" focussize="0,0"/>
                                          <v:stroke weight="3pt" color="#0070C0 [3204]" miterlimit="8" joinstyle="miter" endarrow="block"/>
                                          <v:imagedata o:title=""/>
                                          <o:lock v:ext="edit" aspectratio="f"/>
                                        </v:shape>
                                        <v:shape id="Oval 15" o:spid="_x0000_s1026" o:spt="3" type="#_x0000_t3" style="position:absolute;left:229232;top:551247;height:35283;width:36377;v-text-anchor:middle;" fillcolor="#000000 [3213]" filled="t" stroked="t" coordsize="21600,21600" o:gfxdata="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i+R4wwAAAOMAAAAPAAAAAAAAAAEAIAAAACIAAABkcnMvZG93bnJldi54bWxQSwECFAAUAAAACACH&#10;TuJAMy8FnjsAAAA5AAAAEAAAAAAAAAABACAAAAASAQAAZHJzL3NoYXBleG1sLnhtbFBLBQYAAAAA&#10;BgAGAFsBAAC8AwAAAAA=&#10;">
                                          <v:fill on="t" focussize="0,0"/>
                                          <v:stroke weight="1pt" color="#000000 [3213]" miterlimit="8" joinstyle="miter"/>
                                          <v:imagedata o:title=""/>
                                          <o:lock v:ext="edit" aspectratio="f"/>
                                        </v:shape>
                                        <v:line id="Straight Connector 33" o:spid="_x0000_s1026" o:spt="20" style="position:absolute;left:138096;top:484414;flip:x;height:55245;width:53340;" filled="f" stroked="t" coordsize="21600,21600" o:gfxdata="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41V4wwAAAOIAAAAPAAAAAAAAAAEAIAAAACIAAABkcnMvZG93bnJldi54bWxQSwECFAAUAAAACACH&#10;TuJAMy8FnjsAAAA5AAAAEAAAAAAAAAABACAAAAASAQAAZHJzL3NoYXBleG1sLnhtbFBLBQYAAAAA&#10;BgAGAFsBAAC8AwAAAAA=&#10;">
                                          <v:fill on="f" focussize="0,0"/>
                                          <v:stroke weight="0.5pt" color="#000000 [3200]" miterlimit="8" joinstyle="miter"/>
                                          <v:imagedata o:title=""/>
                                          <o:lock v:ext="edit" aspectratio="f"/>
                                        </v:line>
                                        <v:line id="Straight Connector 34" o:spid="_x0000_s1026" o:spt="20" style="position:absolute;left:138096;top:539096;height:53340;width:53340;" filled="f" stroked="t" coordsize="21600,21600" o:gfxdata="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tL7wwAAAOIAAAAPAAAAAAAAAAEAIAAAACIAAABkcnMvZG93bnJldi54bWxQSwECFAAUAAAACACH&#10;TuJAMy8FnjsAAAA5AAAAEAAAAAAAAAABACAAAAASAQAAZHJzL3NoYXBleG1sLnhtbFBLBQYAAAAA&#10;BgAGAFsBAAC8AwAAAAA=&#10;">
                                          <v:fill on="f" focussize="0,0"/>
                                          <v:stroke weight="0.5pt" color="#000000 [3200]" miterlimit="8" joinstyle="miter"/>
                                          <v:imagedata o:title=""/>
                                          <o:lock v:ext="edit" aspectratio="f"/>
                                        </v:line>
                                      </v:group>
                                    </v:group>
                                  </v:group>
                                </v:group>
                              </v:group>
                            </v:group>
                          </v:group>
                        </v:group>
                        <v:line id="Straight Connector 30" o:spid="_x0000_s1026" o:spt="20" style="position:absolute;left:368392;top:203931;height:667694;width:667264;" filled="f" stroked="t" coordsize="21600,21600" o:gfxdata="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R16BwwAAAOIAAAAPAAAAAAAAAAEAIAAAACIAAABkcnMvZG93bnJldi54bWxQSwECFAAUAAAACACH&#10;TuJAMy8FnjsAAAA5AAAAEAAAAAAAAAABACAAAAASAQAAZHJzL3NoYXBleG1sLnhtbFBLBQYAAAAA&#10;BgAGAFsBAAC8AwAAAAA=&#10;">
                          <v:fill on="f" focussize="0,0"/>
                          <v:stroke weight="1pt" color="#000000 [3200]" miterlimit="8" joinstyle="miter" dashstyle="3 1"/>
                          <v:imagedata o:title=""/>
                          <o:lock v:ext="edit" aspectratio="f"/>
                        </v:line>
                        <v:shape id="TextBox 23" o:spid="_x0000_s1026" o:spt="202" type="#_x0000_t202" style="position:absolute;left:342078;top:26314;height:435610;width:363855;" filled="f" stroked="f" coordsize="21600,21600" o:gfxdata="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4mi+/&#10;AAAA4gAAAA8AAAAAAAAAAQAgAAAAIgAAAGRycy9kb3ducmV2LnhtbFBLAQIUABQAAAAIAIdO4kAz&#10;LwWeOwAAADkAAAAQAAAAAAAAAAEAIAAAAA4BAABkcnMvc2hhcGV4bWwueG1sUEsFBgAAAAAGAAYA&#10;WwEAALgDA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i/>
                                    <w:iCs/>
                                    <w:color w:val="000000" w:themeColor="text1"/>
                                    <w:kern w:val="24"/>
                                    <w:sz w:val="24"/>
                                    <w:szCs w:val="24"/>
                                    <w14:textFill>
                                      <w14:solidFill>
                                        <w14:schemeClr w14:val="tx1"/>
                                      </w14:solidFill>
                                    </w14:textFill>
                                  </w:rPr>
                                  <w:t>O</w:t>
                                </w:r>
                              </w:p>
                            </w:txbxContent>
                          </v:textbox>
                        </v:shape>
                      </v:group>
                      <v:shape id="Oval 29" o:spid="_x0000_s1026" o:spt="3" type="#_x0000_t3" style="position:absolute;left:342078;top:177617;height:49279;width:45719;v-text-anchor:middle;" fillcolor="#000000 [3200]" filled="t" stroked="t" coordsize="21600,21600" o:gfxdata="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hGIy&#10;wAAAAOIAAAAPAAAAAAAAAAEAIAAAACIAAABkcnMvZG93bnJldi54bWxQSwECFAAUAAAACACHTuJA&#10;My8FnjsAAAA5AAAAEAAAAAAAAAABACAAAAAPAQAAZHJzL3NoYXBleG1sLnhtbFBLBQYAAAAABgAG&#10;AFsBAAC5AwAAAAA=&#10;">
                        <v:fill on="t" focussize="0,0"/>
                        <v:stroke weight="1pt" color="#000000 [3200]" miterlimit="8" joinstyle="miter"/>
                        <v:imagedata o:title=""/>
                        <o:lock v:ext="edit" aspectratio="f"/>
                      </v:shape>
                    </v:group>
                    <v:shape id="Arc 32" o:spid="_x0000_s1026" style="position:absolute;left:325632;top:194063;height:148590;width:128905;rotation:7420075f;v-text-anchor:middle;" filled="f" stroked="t" coordsize="128905,148590" o:gfxdata="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I0qU&#10;wAAAAOMAAAAPAAAAAAAAAAEAIAAAACIAAABkcnMvZG93bnJldi54bWxQSwECFAAUAAAACACHTuJA&#10;My8FnjsAAAA5AAAAEAAAAAAAAAABACAAAAAPAQAAZHJzL3NoYXBleG1sLnhtbFBLBQYAAAAABgAG&#10;AFsBAAC5AwAAAAA=&#10;" path="m65319,6nsc100518,543,128904,33597,128904,74294l64452,74295xem65319,6nfc100518,543,128904,33597,128904,74294e">
                      <v:path o:connectlocs="65319,6;64452,74295;128905,74295" o:connectangles="165,123,82"/>
                      <v:fill on="f" focussize="0,0"/>
                      <v:stroke weight="1pt" color="#000000 [3200]" miterlimit="8" joinstyle="miter"/>
                      <v:imagedata o:title=""/>
                      <o:lock v:ext="edit" aspectratio="f"/>
                    </v:shape>
                  </v:group>
                  <v:shape id="TextBox 23" o:spid="_x0000_s1026" o:spt="202" type="#_x0000_t202" style="position:absolute;left:980184;top:684155;height:435538;width:363855;" filled="f" stroked="f" coordsize="21600,21600" o:gfxdata="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Mtb&#10;rMEAAADjAAAADwAAAAAAAAABACAAAAAiAAAAZHJzL2Rvd25yZXYueG1sUEsBAhQAFAAAAAgAh07i&#10;QDMvBZ47AAAAOQAAABAAAAAAAAAAAQAgAAAAEAEAAGRycy9zaGFwZXhtbC54bWxQSwUGAAAAAAYA&#10;BgBbAQAAugMAAAAA&#10;">
                    <v:fill on="f" focussize="0,0"/>
                    <v:stroke on="f"/>
                    <v:imagedata o:title=""/>
                    <o:lock v:ext="edit" aspectratio="f"/>
                    <v:textbox>
                      <w:txbxContent>
                        <w:p>
                          <w:pPr>
                            <w:spacing w:line="288" w:lineRule="auto"/>
                            <w:textAlignment w:val="baseline"/>
                            <w:rPr>
                              <w:rFonts w:eastAsia="宋体"/>
                              <w:i/>
                              <w:iCs/>
                              <w:color w:val="000000" w:themeColor="text1"/>
                              <w:kern w:val="24"/>
                              <w:sz w:val="24"/>
                              <w:szCs w:val="24"/>
                              <w14:textFill>
                                <w14:solidFill>
                                  <w14:schemeClr w14:val="tx1"/>
                                </w14:solidFill>
                              </w14:textFill>
                              <w14:ligatures w14:val="none"/>
                            </w:rPr>
                          </w:pPr>
                          <w:r>
                            <w:rPr>
                              <w:rFonts w:eastAsia="宋体" w:cstheme="minorHAnsi"/>
                              <w:i/>
                              <w:iCs/>
                              <w:color w:val="000000" w:themeColor="text1"/>
                              <w:kern w:val="24"/>
                              <w:sz w:val="24"/>
                              <w:szCs w:val="24"/>
                              <w14:textFill>
                                <w14:solidFill>
                                  <w14:schemeClr w14:val="tx1"/>
                                </w14:solidFill>
                              </w14:textFill>
                            </w:rPr>
                            <w:t>C</w:t>
                          </w:r>
                        </w:p>
                      </w:txbxContent>
                    </v:textbox>
                  </v:shape>
                </v:group>
                <w10:wrap type="square"/>
              </v:group>
            </w:pict>
          </mc:Fallback>
        </mc:AlternateContent>
      </w:r>
      <w:r>
        <w:rPr>
          <w:b/>
          <w:bCs/>
        </w:rPr>
        <w:t>Derivation</w:t>
      </w:r>
      <w:bookmarkEnd w:id="2"/>
    </w:p>
    <w:p>
      <w:pPr>
        <w:pStyle w:val="3"/>
        <w:rPr>
          <w:rStyle w:val="31"/>
          <w:b/>
          <w:bCs/>
        </w:rPr>
      </w:pPr>
      <w:bookmarkStart w:id="3" w:name="_Toc157765168"/>
      <w:r>
        <w:rPr>
          <w:rStyle w:val="31"/>
          <w:b/>
          <w:bCs/>
        </w:rPr>
        <w:t>2.1 Liquid friction proportional to velocity</w:t>
      </w:r>
      <w:bookmarkEnd w:id="3"/>
    </w:p>
    <w:p/>
    <w:p>
      <w:r>
        <w:t xml:space="preserve">As we can see from Fig.1, assume the pendulum is acted by a gravitational force </w:t>
      </w:r>
      <m:oMath>
        <m:r>
          <m:rPr/>
          <w:rPr>
            <w:rFonts w:ascii="Cambria Math" w:hAnsi="Cambria Math"/>
          </w:rPr>
          <m:t>W</m:t>
        </m:r>
      </m:oMath>
      <w:r>
        <w:t xml:space="preserve">, which is fixed at point O and has the center of mass at C. The distance between axes O and C is </w:t>
      </w:r>
      <m:oMath>
        <m:r>
          <m:rPr/>
          <w:rPr>
            <w:rFonts w:ascii="Cambria Math" w:hAnsi="Cambria Math"/>
          </w:rPr>
          <m:t>R</m:t>
        </m:r>
      </m:oMath>
      <w:r>
        <w:t xml:space="preserve">, and the angle between the vertical line and OC is </w:t>
      </w:r>
      <m:oMath>
        <m:r>
          <m:rPr/>
          <w:rPr>
            <w:rFonts w:ascii="Cambria Math" w:hAnsi="Cambria Math"/>
          </w:rPr>
          <m:t>θ</m:t>
        </m:r>
      </m:oMath>
      <w:r>
        <w:t xml:space="preserve">, while the pendulum is swing at angular velocity ω. Examining the forces acting on the pendulum reveals three components: gravitational force </w:t>
      </w:r>
      <m:oMath>
        <m:r>
          <m:rPr/>
          <w:rPr>
            <w:rFonts w:ascii="Cambria Math" w:hAnsi="Cambria Math"/>
          </w:rPr>
          <m:t>W</m:t>
        </m:r>
      </m:oMath>
      <w:r>
        <w:t xml:space="preserve">, buoyance </w:t>
      </w:r>
      <m:oMath>
        <m:r>
          <m:rPr/>
          <w:rPr>
            <w:rFonts w:ascii="Cambria Math" w:hAnsi="Cambria Math"/>
          </w:rPr>
          <m:t>F</m:t>
        </m:r>
      </m:oMath>
      <w:r>
        <w:t xml:space="preserve">, accounting for complete liquid submersion, the third is the most important, and the crucial frictional force </w:t>
      </w:r>
      <m:oMath>
        <m:r>
          <m:rPr/>
          <w:rPr>
            <w:rFonts w:ascii="Cambria Math" w:hAnsi="Cambria Math"/>
          </w:rPr>
          <m:t>f</m:t>
        </m:r>
      </m:oMath>
      <w:r>
        <w:t>. In this situation, it is proportional to velocity, i.e.</w:t>
      </w:r>
    </w:p>
    <w:p>
      <w:pPr>
        <w:jc w:val="center"/>
        <w:rPr>
          <w:i/>
          <w:iCs/>
        </w:rPr>
      </w:pPr>
      <m:oMathPara>
        <m:oMath>
          <m:r>
            <m:rPr/>
            <w:rPr>
              <w:rFonts w:ascii="Cambria Math" w:hAnsi="Cambria Math"/>
            </w:rPr>
            <m:t>f=−kv=−kRω</m:t>
          </m:r>
        </m:oMath>
      </m:oMathPara>
    </w:p>
    <w:p>
      <m:oMath>
        <m:r>
          <m:rPr/>
          <w:rPr>
            <w:rFonts w:ascii="Cambria Math" w:hAnsi="Cambria Math"/>
          </w:rPr>
          <m:t>k</m:t>
        </m:r>
      </m:oMath>
      <w:r>
        <w:t xml:space="preserve"> here stands for the damping constant of the pendulum, and </w:t>
      </w:r>
      <m:oMath>
        <m:r>
          <m:rPr/>
          <w:rPr>
            <w:rFonts w:ascii="Cambria Math" w:hAnsi="Cambria Math"/>
          </w:rPr>
          <m:t>f</m:t>
        </m:r>
      </m:oMath>
      <w:r>
        <w:t xml:space="preserve"> is minus since it is opposite to the direction of rotation. According to analogue Newton Second Law in rotation</w:t>
      </w:r>
    </w:p>
    <w:p>
      <w:pPr>
        <w:tabs>
          <w:tab w:val="right" w:pos="5103"/>
          <w:tab w:val="right" w:pos="9214"/>
        </w:tabs>
        <w:jc w:val="right"/>
        <w:rPr>
          <w:i/>
          <w:iCs/>
        </w:rPr>
      </w:pPr>
      <m:oMath>
        <m:r>
          <m:rPr/>
          <w:rPr>
            <w:rFonts w:ascii="Cambria Math" w:hAnsi="Cambria Math"/>
          </w:rPr>
          <m:t>Iα=</m:t>
        </m:r>
        <m:nary>
          <m:naryPr>
            <m:chr m:val="∑"/>
            <m:subHide m:val="1"/>
            <m:supHide m:val="1"/>
            <m:ctrlPr>
              <w:rPr>
                <w:rFonts w:ascii="Cambria Math" w:hAnsi="Cambria Math"/>
                <w:i/>
                <w:iCs/>
              </w:rPr>
            </m:ctrlPr>
          </m:naryPr>
          <m:sub>
            <m:ctrlPr>
              <w:rPr>
                <w:rFonts w:ascii="Cambria Math" w:hAnsi="Cambria Math"/>
                <w:i/>
                <w:iCs/>
              </w:rPr>
            </m:ctrlPr>
          </m:sub>
          <m:sup>
            <m:ctrlPr>
              <w:rPr>
                <w:rFonts w:ascii="Cambria Math" w:hAnsi="Cambria Math"/>
                <w:i/>
                <w:iCs/>
              </w:rPr>
            </m:ctrlPr>
          </m:sup>
          <m:e>
            <m:r>
              <m:rPr/>
              <w:rPr>
                <w:rFonts w:ascii="Cambria Math" w:hAnsi="Cambria Math"/>
              </w:rPr>
              <m:t>M</m:t>
            </m:r>
            <m:ctrlPr>
              <w:rPr>
                <w:rFonts w:ascii="Cambria Math" w:hAnsi="Cambria Math"/>
                <w:i/>
                <w:iCs/>
              </w:rPr>
            </m:ctrlPr>
          </m:e>
        </m:nary>
      </m:oMath>
      <w:r>
        <w:rPr>
          <w:iCs/>
        </w:rPr>
        <w:tab/>
      </w:r>
      <w:r>
        <w:rPr>
          <w:iCs/>
        </w:rPr>
        <w:t>(1)</w:t>
      </w:r>
    </w:p>
    <w:p>
      <w:r>
        <w:t>R.H.S. is the sum of all the moments, which can be expanded. By substituting all the forces and their moments, equation (1) can be written as</w:t>
      </w:r>
    </w:p>
    <w:p>
      <w:pPr>
        <w:tabs>
          <w:tab w:val="right" w:pos="5670"/>
          <w:tab w:val="right" w:pos="9214"/>
        </w:tabs>
        <w:wordWrap w:val="0"/>
        <w:jc w:val="right"/>
        <m:rPr/>
        <w:rPr>
          <w:ins w:id="22" w:author="Henry Hou" w:date="2024-02-21T14:01:05Z"/>
          <w:rFonts w:hint="default" w:hAnsi="Cambria Math" w:eastAsiaTheme="minorEastAsia"/>
          <w:i/>
          <w:highlight w:val="yellow"/>
          <w:lang w:val="en-US" w:eastAsia="zh-CN"/>
        </w:rPr>
      </w:pPr>
      <m:oMath>
        <m:r>
          <m:rPr/>
          <w:rPr>
            <w:rFonts w:ascii="Cambria Math" w:hAnsi="Cambria Math"/>
            <w:highlight w:val="yellow"/>
            <w:rPrChange w:id="23" w:author="Henry Hou" w:date="2024-02-21T14:00:56Z">
              <m:rPr/>
              <w:rPr>
                <w:rFonts w:ascii="Cambria Math" w:hAnsi="Cambria Math"/>
              </w:rPr>
            </w:rPrChange>
          </w:rPr>
          <m:t>I</m:t>
        </m:r>
        <m:acc>
          <m:accPr>
            <m:chr m:val="̈"/>
            <m:ctrlPr>
              <w:rPr>
                <w:rFonts w:ascii="Cambria Math" w:hAnsi="Cambria Math"/>
                <w:i/>
                <w:iCs/>
                <w:highlight w:val="yellow"/>
                <w:rPrChange w:id="24" w:author="Henry Hou" w:date="2024-02-21T14:00:56Z">
                  <w:rPr>
                    <w:rFonts w:ascii="Cambria Math" w:hAnsi="Cambria Math"/>
                    <w:i/>
                    <w:iCs/>
                  </w:rPr>
                </w:rPrChange>
              </w:rPr>
            </m:ctrlPr>
          </m:accPr>
          <m:e>
            <m:r>
              <m:rPr/>
              <w:rPr>
                <w:rFonts w:ascii="Cambria Math" w:hAnsi="Cambria Math"/>
                <w:highlight w:val="yellow"/>
                <w:rPrChange w:id="25" w:author="Henry Hou" w:date="2024-02-21T14:00:56Z">
                  <m:rPr/>
                  <w:rPr>
                    <w:rFonts w:ascii="Cambria Math" w:hAnsi="Cambria Math"/>
                  </w:rPr>
                </w:rPrChange>
              </w:rPr>
              <m:t>θ</m:t>
            </m:r>
            <m:ctrlPr>
              <w:rPr>
                <w:rFonts w:ascii="Cambria Math" w:hAnsi="Cambria Math"/>
                <w:i/>
                <w:iCs/>
                <w:highlight w:val="yellow"/>
                <w:rPrChange w:id="26" w:author="Henry Hou" w:date="2024-02-21T14:00:56Z">
                  <w:rPr>
                    <w:rFonts w:ascii="Cambria Math" w:hAnsi="Cambria Math"/>
                    <w:i/>
                    <w:iCs/>
                  </w:rPr>
                </w:rPrChange>
              </w:rPr>
            </m:ctrlPr>
          </m:e>
        </m:acc>
        <m:r>
          <m:rPr/>
          <w:rPr>
            <w:rFonts w:ascii="Cambria Math" w:hAnsi="Cambria Math"/>
            <w:highlight w:val="yellow"/>
            <w:rPrChange w:id="27" w:author="Henry Hou" w:date="2024-02-21T14:00:56Z">
              <m:rPr/>
              <w:rPr>
                <w:rFonts w:ascii="Cambria Math" w:hAnsi="Cambria Math"/>
              </w:rPr>
            </w:rPrChange>
          </w:rPr>
          <m:t>=WR+fR+FR</m:t>
        </m:r>
      </m:oMath>
      <w:ins w:id="28" w:author="Henry Hou" w:date="2024-02-21T14:01:17Z">
        <w:r>
          <m:rPr/>
          <w:rPr>
            <w:rFonts w:hint="eastAsia" w:hAnsi="Cambria Math"/>
            <w:i/>
            <w:highlight w:val="yellow"/>
            <w:lang w:val="en-US" w:eastAsia="zh-CN"/>
          </w:rPr>
          <w:t>这里</w:t>
        </w:r>
      </w:ins>
      <w:ins w:id="29" w:author="Henry Hou" w:date="2024-02-21T14:01:27Z">
        <w:r>
          <m:rPr/>
          <w:rPr>
            <w:rFonts w:hint="eastAsia" w:hAnsi="Cambria Math"/>
            <w:i/>
            <w:highlight w:val="yellow"/>
            <w:lang w:val="en-US" w:eastAsia="zh-CN"/>
          </w:rPr>
          <w:t>怎么</w:t>
        </w:r>
      </w:ins>
      <w:ins w:id="30" w:author="Henry Hou" w:date="2024-02-21T14:01:29Z">
        <w:r>
          <m:rPr/>
          <w:rPr>
            <w:rFonts w:hint="eastAsia" w:hAnsi="Cambria Math"/>
            <w:i/>
            <w:highlight w:val="yellow"/>
            <w:lang w:val="en-US" w:eastAsia="zh-CN"/>
          </w:rPr>
          <w:t>没有</w:t>
        </w:r>
      </w:ins>
      <m:oMath>
        <w:ins w:id="31" w:author="Henry Hou" w:date="2024-02-21T14:01:38Z">
          <m:r>
            <m:rPr/>
            <w:rPr>
              <w:rFonts w:ascii="Cambria Math" w:hAnsi="Cambria Math"/>
            </w:rPr>
            <m:t>sinθ</m:t>
          </m:r>
        </w:ins>
      </m:oMath>
    </w:p>
    <w:p>
      <w:pPr>
        <w:tabs>
          <w:tab w:val="right" w:pos="5670"/>
          <w:tab w:val="right" w:pos="9214"/>
        </w:tabs>
        <w:jc w:val="center"/>
        <w:rPr>
          <w:rFonts w:hint="eastAsia" w:hAnsi="Cambria Math" w:asciiTheme="minorHAnsi"/>
          <w:i/>
          <w:iCs w:val="0"/>
          <w:highlight w:val="yellow"/>
          <w:rPrChange w:id="33" w:author="Henry Hou" w:date="2024-02-21T14:00:56Z">
            <w:rPr>
              <w:rFonts w:ascii="Cambria Math" w:hAnsi="Cambria Math"/>
              <w:i/>
              <w:iCs/>
            </w:rPr>
          </w:rPrChange>
        </w:rPr>
        <w:pPrChange w:id="32" w:author="Henry Hou" w:date="2024-02-21T14:01:12Z">
          <w:pPr>
            <w:tabs>
              <w:tab w:val="right" w:pos="5670"/>
              <w:tab w:val="right" w:pos="9214"/>
            </w:tabs>
            <w:jc w:val="right"/>
          </w:pPr>
        </w:pPrChange>
      </w:pPr>
    </w:p>
    <w:p>
      <w:r>
        <w:t>Expand each term.</w:t>
      </w:r>
    </w:p>
    <w:p>
      <w:pPr>
        <w:tabs>
          <w:tab w:val="right" w:pos="6521"/>
          <w:tab w:val="right" w:pos="9214"/>
        </w:tabs>
        <w:jc w:val="right"/>
        <w:rPr>
          <w:rFonts w:ascii="Cambria Math" w:hAnsi="Cambria Math"/>
          <w:i/>
          <w:iCs/>
        </w:rPr>
      </w:pPr>
      <m:oMath>
        <m:r>
          <m:rPr/>
          <w:rPr>
            <w:rFonts w:ascii="Cambria Math" w:hAnsi="Cambria Math"/>
          </w:rPr>
          <m:t>I</m:t>
        </m:r>
        <m:acc>
          <m:accPr>
            <m:chr m:val="̈"/>
            <m:ctrlPr>
              <w:rPr>
                <w:rFonts w:ascii="Cambria Math" w:hAnsi="Cambria Math"/>
                <w:i/>
                <w:iCs/>
              </w:rPr>
            </m:ctrlPr>
          </m:accPr>
          <m:e>
            <m:r>
              <m:rPr/>
              <w:rPr>
                <w:rFonts w:ascii="Cambria Math" w:hAnsi="Cambria Math"/>
              </w:rPr>
              <m:t>θ</m:t>
            </m:r>
            <m:ctrlPr>
              <w:rPr>
                <w:rFonts w:ascii="Cambria Math" w:hAnsi="Cambria Math"/>
                <w:i/>
                <w:iCs/>
              </w:rPr>
            </m:ctrlPr>
          </m:e>
        </m:acc>
        <m:r>
          <m:rPr/>
          <w:rPr>
            <w:rFonts w:ascii="Cambria Math" w:hAnsi="Cambria Math"/>
          </w:rPr>
          <m:t>=−mgRsinθ−kω</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+ρgVRsinθ</m:t>
        </m:r>
      </m:oMath>
      <w:r>
        <w:rPr>
          <w:rFonts w:ascii="Cambria Math" w:hAnsi="Cambria Math"/>
          <w:i/>
          <w:iCs/>
        </w:rPr>
        <w:tab/>
      </w:r>
      <w:r>
        <w:rPr>
          <w:iCs/>
        </w:rPr>
        <w:t>(2)</w:t>
      </w:r>
    </w:p>
    <w:p>
      <w:r>
        <w:t>Notice that weight is also opposite to the direction of rotation, so there should be another minus sign before it. Then, (2) can be rewritten in differential form.</w:t>
      </w:r>
    </w:p>
    <w:p>
      <w:pPr>
        <w:tabs>
          <w:tab w:val="right" w:pos="6379"/>
          <w:tab w:val="right" w:pos="9214"/>
        </w:tabs>
        <w:jc w:val="right"/>
        <w:rPr>
          <w:iCs/>
        </w:rPr>
      </w:pPr>
      <m:oMath>
        <m:r>
          <m:rPr/>
          <w:rPr>
            <w:rFonts w:ascii="Cambria Math" w:hAnsi="Cambria Math"/>
          </w:rPr>
          <m:t>I</m:t>
        </m:r>
        <m:acc>
          <m:accPr>
            <m:chr m:val="̈"/>
            <m:ctrlPr>
              <w:rPr>
                <w:rFonts w:ascii="Cambria Math" w:hAnsi="Cambria Math"/>
                <w:i/>
                <w:iCs/>
              </w:rPr>
            </m:ctrlPr>
          </m:accPr>
          <m:e>
            <m:r>
              <m:rPr/>
              <w:rPr>
                <w:rFonts w:ascii="Cambria Math" w:hAnsi="Cambria Math"/>
              </w:rPr>
              <m:t>θ</m:t>
            </m:r>
            <m:ctrlPr>
              <w:rPr>
                <w:rFonts w:ascii="Cambria Math" w:hAnsi="Cambria Math"/>
                <w:i/>
                <w:iCs/>
              </w:rPr>
            </m:ctrlPr>
          </m:e>
        </m:acc>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acc>
          <m:accPr>
            <m:chr m:val="̇"/>
            <m:ctrlPr>
              <w:rPr>
                <w:rFonts w:ascii="Cambria Math" w:hAnsi="Cambria Math"/>
                <w:i/>
                <w:iCs/>
              </w:rPr>
            </m:ctrlPr>
          </m:accPr>
          <m:e>
            <m:r>
              <m:rPr/>
              <w:rPr>
                <w:rFonts w:ascii="Cambria Math" w:hAnsi="Cambria Math"/>
              </w:rPr>
              <m:t>θ</m:t>
            </m:r>
            <m:ctrlPr>
              <w:rPr>
                <w:rFonts w:ascii="Cambria Math" w:hAnsi="Cambria Math"/>
                <w:i/>
                <w:iCs/>
              </w:rPr>
            </m:ctrlPr>
          </m:e>
        </m:acc>
        <m:r>
          <m:rPr/>
          <w:rPr>
            <w:rFonts w:ascii="Cambria Math" w:hAnsi="Cambria Math"/>
          </w:rPr>
          <m:t>+</m:t>
        </m:r>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gRsinθ=0</m:t>
        </m:r>
      </m:oMath>
      <w:r>
        <w:rPr>
          <w:rFonts w:ascii="Cambria Math" w:hAnsi="Cambria Math"/>
          <w:i/>
          <w:iCs/>
        </w:rPr>
        <w:tab/>
      </w:r>
      <w:r>
        <w:rPr>
          <w:iCs/>
        </w:rPr>
        <w:t>(3)</w:t>
      </w:r>
    </w:p>
    <w:p>
      <w:r>
        <w:t xml:space="preserve">For small </w:t>
      </w:r>
      <m:oMath>
        <m:r>
          <m:rPr>
            <m:sty m:val="p"/>
          </m:rPr>
          <w:rPr>
            <w:rFonts w:ascii="Cambria Math" w:hAnsi="Cambria Math"/>
          </w:rPr>
          <m:t>θ</m:t>
        </m:r>
      </m:oMath>
      <w:r>
        <w:t xml:space="preserve">, which </w:t>
      </w:r>
      <m:oMath>
        <m:r>
          <m:rPr/>
          <w:rPr>
            <w:rFonts w:ascii="Cambria Math" w:hAnsi="Cambria Math"/>
          </w:rPr>
          <m:t>θ≪5°</m:t>
        </m:r>
      </m:oMath>
      <w:r>
        <w:t xml:space="preserve">, we have </w:t>
      </w:r>
      <m:oMath>
        <m:r>
          <m:rPr/>
          <w:rPr>
            <w:rFonts w:ascii="Cambria Math" w:hAnsi="Cambria Math"/>
          </w:rPr>
          <m:t>sinθ</m:t>
        </m:r>
        <m:r>
          <m:rPr/>
          <w:rPr>
            <w:rFonts w:hint="eastAsia" w:ascii="Cambria Math" w:hAnsi="Cambria Math"/>
          </w:rPr>
          <m:t>≈</m:t>
        </m:r>
        <m:r>
          <m:rPr/>
          <w:rPr>
            <w:rFonts w:ascii="Cambria Math" w:hAnsi="Cambria Math"/>
          </w:rPr>
          <m:t>θ</m:t>
        </m:r>
      </m:oMath>
      <w:r>
        <w:t xml:space="preserve">. There is discussion of whether small angle is possible or not, experiments later will demonstrate this problem and proof that it is available in liquid damping. </w:t>
      </w:r>
    </w:p>
    <w:p>
      <w:r>
        <w:t>i.e. (3) can be written in</w:t>
      </w:r>
    </w:p>
    <w:p>
      <w:pPr>
        <w:tabs>
          <w:tab w:val="right" w:pos="6237"/>
          <w:tab w:val="right" w:pos="9214"/>
        </w:tabs>
        <w:rPr>
          <w:i/>
        </w:rPr>
      </w:pPr>
      <m:oMathPara>
        <m:oMathParaPr>
          <m:jc m:val="center"/>
        </m:oMathParaPr>
        <m:oMath>
          <m:acc>
            <m:accPr>
              <m:chr m:val="̈"/>
              <m:ctrlPr>
                <w:rPr>
                  <w:rFonts w:ascii="Cambria Math" w:hAnsi="Cambria Math"/>
                  <w:i/>
                </w:rPr>
              </m:ctrlPr>
            </m:accPr>
            <m:e>
              <m:r>
                <m:rPr/>
                <w:rPr>
                  <w:rFonts w:ascii="Cambria Math" w:hAnsi="Cambria Math"/>
                </w:rPr>
                <m:t>θ</m:t>
              </m:r>
              <m:ctrlPr>
                <w:rPr>
                  <w:rFonts w:ascii="Cambria Math" w:hAnsi="Cambria Math"/>
                  <w:i/>
                </w:rPr>
              </m:ctrlPr>
            </m:e>
          </m:acc>
          <m:r>
            <m:rPr/>
            <w:rPr>
              <w:rFonts w:ascii="Cambria Math" w:hAnsi="Cambria Math"/>
            </w:rPr>
            <m:t>+</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I</m:t>
              </m:r>
              <m:ctrlPr>
                <w:rPr>
                  <w:rFonts w:ascii="Cambria Math" w:hAnsi="Cambria Math"/>
                  <w:i/>
                </w:rPr>
              </m:ctrlPr>
            </m:den>
          </m:f>
          <m:acc>
            <m:accPr>
              <m:chr m:val="̇"/>
              <m:ctrlPr>
                <w:rPr>
                  <w:rFonts w:ascii="Cambria Math" w:hAnsi="Cambria Math"/>
                  <w:i/>
                </w:rPr>
              </m:ctrlPr>
            </m:accPr>
            <m:e>
              <m:r>
                <m:rPr/>
                <w:rPr>
                  <w:rFonts w:ascii="Cambria Math" w:hAnsi="Cambria Math"/>
                </w:rPr>
                <m:t>θ</m:t>
              </m:r>
              <m:ctrlPr>
                <w:rPr>
                  <w:rFonts w:ascii="Cambria Math" w:hAnsi="Cambria Math"/>
                  <w:i/>
                </w:rPr>
              </m:ctrlPr>
            </m:e>
          </m:acc>
          <m:r>
            <m:rPr/>
            <w:rPr>
              <w:rFonts w:ascii="Cambria Math" w:hAnsi="Cambria Math"/>
            </w:rPr>
            <m:t>+</m:t>
          </m:r>
          <m:f>
            <m:fPr>
              <m:ctrlPr>
                <w:rPr>
                  <w:rFonts w:ascii="Cambria Math" w:hAnsi="Cambria Math"/>
                  <w:i/>
                </w:rPr>
              </m:ctrlPr>
            </m:fPr>
            <m:num>
              <m:d>
                <m:dPr>
                  <m:ctrlPr>
                    <w:rPr>
                      <w:rFonts w:ascii="Cambria Math" w:hAnsi="Cambria Math"/>
                      <w:i/>
                    </w:rPr>
                  </m:ctrlPr>
                </m:dPr>
                <m:e>
                  <m:r>
                    <m:rPr/>
                    <w:rPr>
                      <w:rFonts w:ascii="Cambria Math" w:hAnsi="Cambria Math"/>
                    </w:rPr>
                    <m:t>m−ρV</m:t>
                  </m:r>
                  <m:ctrlPr>
                    <w:rPr>
                      <w:rFonts w:ascii="Cambria Math" w:hAnsi="Cambria Math"/>
                      <w:i/>
                    </w:rPr>
                  </m:ctrlPr>
                </m:e>
              </m:d>
              <m:r>
                <m:rPr/>
                <w:rPr>
                  <w:rFonts w:ascii="Cambria Math" w:hAnsi="Cambria Math"/>
                </w:rPr>
                <m:t>gR</m:t>
              </m:r>
              <m:ctrlPr>
                <w:rPr>
                  <w:rFonts w:ascii="Cambria Math" w:hAnsi="Cambria Math"/>
                  <w:i/>
                </w:rPr>
              </m:ctrlPr>
            </m:num>
            <m:den>
              <m:r>
                <m:rPr/>
                <w:rPr>
                  <w:rFonts w:ascii="Cambria Math" w:hAnsi="Cambria Math"/>
                </w:rPr>
                <m:t>I</m:t>
              </m:r>
              <m:ctrlPr>
                <w:rPr>
                  <w:rFonts w:ascii="Cambria Math" w:hAnsi="Cambria Math"/>
                  <w:i/>
                </w:rPr>
              </m:ctrlPr>
            </m:den>
          </m:f>
          <m:r>
            <m:rPr/>
            <w:rPr>
              <w:rFonts w:ascii="Cambria Math" w:hAnsi="Cambria Math"/>
            </w:rPr>
            <m:t>θ=0</m:t>
          </m:r>
        </m:oMath>
      </m:oMathPara>
    </w:p>
    <w:p>
      <w:pPr>
        <w:rPr>
          <w:iCs/>
        </w:rPr>
      </w:pPr>
      <w:r>
        <w:t xml:space="preserve">Let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iCs/>
                  </w:rPr>
                </m:ctrlPr>
              </m:sup>
            </m:sSup>
            <m:ctrlPr>
              <w:rPr>
                <w:rFonts w:ascii="Cambria Math" w:hAnsi="Cambria Math"/>
                <w:i/>
                <w:iCs/>
              </w:rPr>
            </m:ctrlPr>
          </m:num>
          <m:den>
            <m:r>
              <m:rPr/>
              <w:rPr>
                <w:rFonts w:ascii="Cambria Math" w:hAnsi="Cambria Math"/>
              </w:rPr>
              <m:t>I</m:t>
            </m:r>
            <m:ctrlPr>
              <w:rPr>
                <w:rFonts w:ascii="Cambria Math" w:hAnsi="Cambria Math"/>
                <w:i/>
                <w:iCs/>
              </w:rPr>
            </m:ctrlPr>
          </m:den>
        </m:f>
      </m:oMath>
      <w:r>
        <w:rPr>
          <w:iCs/>
        </w:rPr>
        <w:t xml:space="preserve"> , </w:t>
      </w:r>
      <m:oMath>
        <m:sSub>
          <m:sSubPr>
            <m:ctrlPr>
              <w:rPr>
                <w:rFonts w:ascii="Cambria Math" w:hAnsi="Cambria Math"/>
                <w:i/>
                <w:iCs/>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iCs/>
              </w:rPr>
            </m:ctrlPr>
          </m:sub>
        </m:sSub>
        <m:r>
          <m:rPr/>
          <w:rPr>
            <w:rFonts w:ascii="Cambria Math" w:hAnsi="Cambria Math"/>
          </w:rPr>
          <m:t>=</m:t>
        </m:r>
        <m:f>
          <m:fPr>
            <m:ctrlPr>
              <w:rPr>
                <w:rFonts w:ascii="Cambria Math" w:hAnsi="Cambria Math"/>
                <w:iCs/>
              </w:rPr>
            </m:ctrlPr>
          </m:fPr>
          <m:num>
            <m:d>
              <m:dPr>
                <m:ctrlPr>
                  <w:rPr>
                    <w:rFonts w:ascii="Cambria Math" w:hAnsi="Cambria Math"/>
                    <w:iCs/>
                  </w:rPr>
                </m:ctrlPr>
              </m:dPr>
              <m:e>
                <m:r>
                  <m:rPr/>
                  <w:rPr>
                    <w:rFonts w:ascii="Cambria Math" w:hAnsi="Cambria Math"/>
                  </w:rPr>
                  <m:t>m−</m:t>
                </m:r>
                <m:r>
                  <m:rPr>
                    <m:sty m:val="p"/>
                  </m:rPr>
                  <w:rPr>
                    <w:rFonts w:ascii="Cambria Math" w:hAnsi="Cambria Math"/>
                  </w:rPr>
                  <m:t>ρ</m:t>
                </m:r>
                <m:r>
                  <m:rPr/>
                  <w:rPr>
                    <w:rFonts w:ascii="Cambria Math" w:hAnsi="Cambria Math"/>
                  </w:rPr>
                  <m:t>V</m:t>
                </m:r>
                <m:ctrlPr>
                  <w:rPr>
                    <w:rFonts w:ascii="Cambria Math" w:hAnsi="Cambria Math"/>
                    <w:i/>
                    <w:iCs/>
                  </w:rPr>
                </m:ctrlPr>
              </m:e>
            </m:d>
            <m:r>
              <m:rPr/>
              <w:rPr>
                <w:rFonts w:ascii="Cambria Math" w:hAnsi="Cambria Math"/>
              </w:rPr>
              <m:t>gR</m:t>
            </m:r>
            <m:ctrlPr>
              <w:rPr>
                <w:rFonts w:ascii="Cambria Math" w:hAnsi="Cambria Math"/>
                <w:i/>
                <w:iCs/>
              </w:rPr>
            </m:ctrlPr>
          </m:num>
          <m:den>
            <m:r>
              <m:rPr/>
              <w:rPr>
                <w:rFonts w:ascii="Cambria Math" w:hAnsi="Cambria Math"/>
              </w:rPr>
              <m:t>I</m:t>
            </m:r>
            <m:ctrlPr>
              <w:rPr>
                <w:rFonts w:ascii="Cambria Math" w:hAnsi="Cambria Math"/>
                <w:i/>
                <w:iCs/>
              </w:rPr>
            </m:ctrlPr>
          </m:den>
        </m:f>
      </m:oMath>
      <w:r>
        <w:rPr>
          <w:iCs/>
        </w:rPr>
        <w:t xml:space="preserve"> , and</w:t>
      </w:r>
    </w:p>
    <w:p>
      <w:pPr>
        <w:tabs>
          <w:tab w:val="right" w:pos="5670"/>
        </w:tabs>
        <w:jc w:val="right"/>
      </w:pPr>
      <m:oMath>
        <m:f>
          <m:fPr>
            <m:ctrlPr>
              <w:rPr>
                <w:rFonts w:ascii="Cambria Math" w:hAnsi="Cambria Math"/>
                <w:i/>
              </w:rPr>
            </m:ctrlPr>
          </m:fPr>
          <m:num>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θ</m:t>
            </m:r>
            <m:ctrlPr>
              <w:rPr>
                <w:rFonts w:ascii="Cambria Math" w:hAnsi="Cambria Math"/>
                <w:i/>
              </w:rPr>
            </m:ctrlPr>
          </m:num>
          <m:den>
            <m:r>
              <m:rPr/>
              <w:rPr>
                <w:rFonts w:ascii="Cambria Math" w:hAnsi="Cambria Math"/>
              </w:rPr>
              <m:t>d</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f>
          <m:fPr>
            <m:ctrlPr>
              <w:rPr>
                <w:rFonts w:ascii="Cambria Math" w:hAnsi="Cambria Math"/>
                <w:i/>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θ=0</m:t>
        </m:r>
      </m:oMath>
      <w:r>
        <w:tab/>
      </w:r>
      <w:r>
        <w:t>(4)</w:t>
      </w:r>
    </w:p>
    <w:p>
      <w:r>
        <w:t xml:space="preserve">This is a homogeneous second-order linear ordinary differential equation. Notice that </w:t>
      </w:r>
      <m:oMath>
        <m:f>
          <m:fPr>
            <m:ctrlPr>
              <w:rPr>
                <w:rFonts w:ascii="Cambria Math" w:hAnsi="Cambria Math"/>
              </w:rPr>
            </m:ctrlPr>
          </m:fPr>
          <m:num>
            <m:r>
              <m:rPr/>
              <w:rPr>
                <w:rFonts w:ascii="Cambria Math" w:hAnsi="Cambria Math"/>
              </w:rPr>
              <m:t>d</m:t>
            </m:r>
            <m:ctrlPr>
              <w:rPr>
                <w:rFonts w:ascii="Cambria Math" w:hAnsi="Cambria Math"/>
                <w:i/>
              </w:rPr>
            </m:ctrlPr>
          </m:num>
          <m:den>
            <m:r>
              <m:rPr/>
              <w:rPr>
                <w:rFonts w:ascii="Cambria Math" w:hAnsi="Cambria Math"/>
              </w:rPr>
              <m:t>dx</m:t>
            </m:r>
            <m:ctrlPr>
              <w:rPr>
                <w:rFonts w:ascii="Cambria Math" w:hAnsi="Cambria Math"/>
                <w:i/>
              </w:rPr>
            </m:ctrlPr>
          </m:den>
        </m:f>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ctrlPr>
              <w:rPr>
                <w:rFonts w:ascii="Cambria Math" w:hAnsi="Cambria Math"/>
                <w:i/>
              </w:rPr>
            </m:ctrlPr>
          </m:sup>
        </m:sSup>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i/>
              </w:rPr>
            </m:ctrlPr>
          </m:num>
          <m:den>
            <m:r>
              <m:rPr/>
              <w:rPr>
                <w:rFonts w:ascii="Cambria Math" w:hAnsi="Cambria Math"/>
              </w:rPr>
              <m:t>dx</m:t>
            </m:r>
            <m:ctrlPr>
              <w:rPr>
                <w:rFonts w:ascii="Cambria Math" w:hAnsi="Cambria Math"/>
                <w:i/>
              </w:rPr>
            </m:ctrlPr>
          </m:den>
        </m:f>
        <m:r>
          <m:rPr>
            <m:sty m:val="p"/>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ctrlPr>
              <w:rPr>
                <w:rFonts w:ascii="Cambria Math" w:hAnsi="Cambria Math"/>
                <w:i/>
              </w:rPr>
            </m:ctrlPr>
          </m:sup>
        </m:sSup>
      </m:oMath>
      <w:r>
        <w:t>, which the n</w:t>
      </w:r>
      <w:r>
        <w:rPr>
          <w:vertAlign w:val="superscript"/>
        </w:rPr>
        <w:t>th</w:t>
      </w:r>
      <w:r>
        <w:t xml:space="preserve"> derivative of </w:t>
      </w:r>
      <m:oMath>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ctrlPr>
              <w:rPr>
                <w:rFonts w:ascii="Cambria Math" w:hAnsi="Cambria Math"/>
                <w:i/>
              </w:rPr>
            </m:ctrlPr>
          </m:sup>
        </m:sSup>
      </m:oMath>
      <w:r>
        <w:t xml:space="preserve"> is </w:t>
      </w:r>
      <m:oMath>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i/>
                      </w:rPr>
                    </m:ctrlPr>
                  </m:num>
                  <m:den>
                    <m:r>
                      <m:rPr/>
                      <w:rPr>
                        <w:rFonts w:ascii="Cambria Math" w:hAnsi="Cambria Math"/>
                      </w:rPr>
                      <m:t>dx</m:t>
                    </m:r>
                    <m:ctrlPr>
                      <w:rPr>
                        <w:rFonts w:ascii="Cambria Math" w:hAnsi="Cambria Math"/>
                        <w:i/>
                      </w:rPr>
                    </m:ctrlPr>
                  </m:den>
                </m:f>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n</m:t>
            </m:r>
            <m:ctrlPr>
              <w:rPr>
                <w:rFonts w:ascii="Cambria Math" w:hAnsi="Cambria Math"/>
                <w:i/>
              </w:rPr>
            </m:ctrlPr>
          </m:sup>
        </m:sSup>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f</m:t>
            </m:r>
            <m:d>
              <m:dPr>
                <m:ctrlPr>
                  <w:rPr>
                    <w:rFonts w:ascii="Cambria Math" w:hAnsi="Cambria Math"/>
                  </w:rPr>
                </m:ctrlPr>
              </m:dPr>
              <m:e>
                <m:r>
                  <m:rPr/>
                  <w:rPr>
                    <w:rFonts w:ascii="Cambria Math" w:hAnsi="Cambria Math"/>
                  </w:rPr>
                  <m:t>x</m:t>
                </m:r>
                <m:ctrlPr>
                  <w:rPr>
                    <w:rFonts w:ascii="Cambria Math" w:hAnsi="Cambria Math"/>
                    <w:i/>
                  </w:rPr>
                </m:ctrlPr>
              </m:e>
            </m:d>
            <m:ctrlPr>
              <w:rPr>
                <w:rFonts w:ascii="Cambria Math" w:hAnsi="Cambria Math"/>
                <w:i/>
              </w:rPr>
            </m:ctrlPr>
          </m:sup>
        </m:sSup>
      </m:oMath>
      <w:r>
        <w:t xml:space="preserve">, original form times a coefficient, we can promote into (4). Assume </w:t>
      </w:r>
      <m:oMath>
        <m:r>
          <m:rPr>
            <m:sty m:val="p"/>
          </m:rPr>
          <w:rPr>
            <w:rFonts w:ascii="Cambria Math" w:hAnsi="Cambria Math"/>
          </w:rPr>
          <m:t>θ</m:t>
        </m:r>
        <m:r>
          <m:rPr/>
          <w:rPr>
            <w:rFonts w:ascii="Cambria Math" w:hAnsi="Cambria Math"/>
          </w:rPr>
          <m:t>=</m:t>
        </m:r>
        <m:r>
          <m:rPr>
            <m:sty m:val="p"/>
          </m:rPr>
          <w:rPr>
            <w:rFonts w:ascii="Cambria Math" w:hAnsi="Cambria Math"/>
          </w:rPr>
          <m:t>A</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m:t>
            </m:r>
            <m:ctrlPr>
              <w:rPr>
                <w:rFonts w:ascii="Cambria Math" w:hAnsi="Cambria Math"/>
                <w:i/>
              </w:rPr>
            </m:ctrlPr>
          </m:sup>
        </m:sSup>
      </m:oMath>
      <w:r>
        <w:t xml:space="preserve">, so </w:t>
      </w:r>
      <m:oMath>
        <m:acc>
          <m:accPr>
            <m:chr m:val="̇"/>
            <m:ctrlPr>
              <w:rPr>
                <w:rFonts w:ascii="Cambria Math" w:hAnsi="Cambria Math"/>
              </w:rPr>
            </m:ctrlPr>
          </m:accPr>
          <m:e>
            <m:r>
              <m:rPr>
                <m:sty m:val="p"/>
              </m:rPr>
              <w:rPr>
                <w:rFonts w:ascii="Cambria Math" w:hAnsi="Cambria Math"/>
              </w:rPr>
              <m:t>θ</m:t>
            </m:r>
            <m:ctrlPr>
              <w:rPr>
                <w:rFonts w:ascii="Cambria Math" w:hAnsi="Cambria Math"/>
              </w:rPr>
            </m:ctrlPr>
          </m:e>
        </m:acc>
        <m:r>
          <m:rPr/>
          <w:rPr>
            <w:rFonts w:ascii="Cambria Math" w:hAnsi="Cambria Math"/>
          </w:rPr>
          <m:t>=</m:t>
        </m:r>
        <m:r>
          <m:rPr>
            <m:sty m:val="p"/>
          </m:rPr>
          <w:rPr>
            <w:rFonts w:ascii="Cambria Math" w:hAnsi="Cambria Math"/>
          </w:rPr>
          <m:t>Am</m:t>
        </m:r>
        <m:r>
          <m:rPr/>
          <w:rPr>
            <w:rFonts w:ascii="Cambria Math" w:hAnsi="Cambria Math"/>
          </w:rPr>
          <m:t> </m:t>
        </m:r>
        <m:sSup>
          <m:sSupPr>
            <m:ctrlPr>
              <w:rPr>
                <w:rFonts w:ascii="Cambria Math" w:hAnsi="Cambria Math"/>
                <w:i/>
                <w:iCs/>
              </w:rPr>
            </m:ctrlPr>
          </m:sSupPr>
          <m:e>
            <m:r>
              <m:rPr/>
              <w:rPr>
                <w:rFonts w:ascii="Cambria Math" w:hAnsi="Cambria Math"/>
              </w:rPr>
              <m:t>e</m:t>
            </m:r>
            <m:ctrlPr>
              <w:rPr>
                <w:rFonts w:ascii="Cambria Math" w:hAnsi="Cambria Math"/>
                <w:i/>
              </w:rPr>
            </m:ctrlPr>
          </m:e>
          <m:sup>
            <m:r>
              <m:rPr/>
              <w:rPr>
                <w:rFonts w:ascii="Cambria Math" w:hAnsi="Cambria Math"/>
              </w:rPr>
              <m:t>mt</m:t>
            </m:r>
            <m:ctrlPr>
              <w:rPr>
                <w:rFonts w:ascii="Cambria Math" w:hAnsi="Cambria Math"/>
                <w:i/>
                <w:iCs/>
              </w:rPr>
            </m:ctrlPr>
          </m:sup>
        </m:sSup>
        <m:r>
          <m:rPr/>
          <w:rPr>
            <w:rFonts w:ascii="Cambria Math" w:hAnsi="Cambria Math"/>
          </w:rPr>
          <m:t>= </m:t>
        </m:r>
        <m:r>
          <m:rPr>
            <m:sty m:val="p"/>
          </m:rPr>
          <w:rPr>
            <w:rFonts w:ascii="Cambria Math" w:hAnsi="Cambria Math"/>
          </w:rPr>
          <m:t>m</m:t>
        </m:r>
      </m:oMath>
      <w:r>
        <w:t xml:space="preserve">, </w:t>
      </w:r>
      <m:oMath>
        <m:acc>
          <m:accPr>
            <m:chr m:val="̈"/>
            <m:ctrlPr>
              <w:rPr>
                <w:rFonts w:ascii="Cambria Math" w:hAnsi="Cambria Math"/>
              </w:rPr>
            </m:ctrlPr>
          </m:accPr>
          <m:e>
            <m:r>
              <m:rPr>
                <m:sty m:val="p"/>
              </m:rPr>
              <w:rPr>
                <w:rFonts w:ascii="Cambria Math" w:hAnsi="Cambria Math"/>
              </w:rPr>
              <m:t>θ</m:t>
            </m:r>
            <m:ctrlPr>
              <w:rPr>
                <w:rFonts w:ascii="Cambria Math" w:hAnsi="Cambria Math"/>
              </w:rPr>
            </m:ctrlPr>
          </m:e>
        </m:acc>
        <m:r>
          <m:rPr/>
          <w:rPr>
            <w:rFonts w:ascii="Cambria Math" w:hAnsi="Cambria Math"/>
          </w:rPr>
          <m:t>=</m:t>
        </m:r>
        <m:sSup>
          <m:sSupPr>
            <m:ctrlPr>
              <w:rPr>
                <w:rFonts w:ascii="Cambria Math" w:hAnsi="Cambria Math"/>
                <w:i/>
                <w:iCs/>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iCs/>
              </w:rPr>
            </m:ctrlPr>
          </m:sup>
        </m:sSup>
      </m:oMath>
      <w:r>
        <w:t>. Substitute into (4)</w:t>
      </w:r>
    </w:p>
    <w:p>
      <w:pPr>
        <w:tabs>
          <w:tab w:val="right" w:pos="8364"/>
        </w:tabs>
        <w:jc w:val="center"/>
        <w:rPr>
          <w:i/>
          <w:iCs/>
        </w:rPr>
      </w:pPr>
      <m:oMathPara>
        <m:oMath>
          <m:sSup>
            <m:sSupPr>
              <m:ctrlPr>
                <w:rPr>
                  <w:rFonts w:ascii="Cambria Math" w:hAnsi="Cambria Math"/>
                  <w:i/>
                  <w:iCs/>
                </w:rPr>
              </m:ctrlPr>
            </m:sSupPr>
            <m:e>
              <m:r>
                <m:rPr/>
                <w:rPr>
                  <w:rFonts w:ascii="Cambria Math" w:hAnsi="Cambria Math"/>
                </w:rPr>
                <m:t>m</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θ+</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mθ+</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θ=0</m:t>
          </m:r>
        </m:oMath>
      </m:oMathPara>
    </w:p>
    <w:p>
      <w:pPr>
        <w:rPr>
          <w:iCs/>
        </w:rPr>
      </w:pPr>
      <w:r>
        <w:t xml:space="preserve">Each term of the equation has </w:t>
      </w:r>
      <m:oMath>
        <m:r>
          <m:rPr>
            <m:sty m:val="p"/>
          </m:rPr>
          <w:rPr>
            <w:rFonts w:ascii="Cambria Math" w:hAnsi="Cambria Math"/>
          </w:rPr>
          <m:t>θ</m:t>
        </m:r>
      </m:oMath>
      <w:r>
        <w:t>, by simplifying it th</w:t>
      </w:r>
      <w:r>
        <w:rPr>
          <w:iCs/>
        </w:rPr>
        <w:t>ere is</w:t>
      </w:r>
    </w:p>
    <w:p>
      <w:pPr>
        <w:tabs>
          <w:tab w:val="right" w:pos="8364"/>
        </w:tabs>
        <w:jc w:val="center"/>
        <w:rPr>
          <w:rFonts w:ascii="Cambria Math" w:hAnsi="Cambria Math"/>
          <w:i/>
          <w:iCs/>
        </w:rPr>
      </w:pPr>
      <m:oMathPara>
        <m:oMath>
          <m:sSup>
            <m:sSupPr>
              <m:ctrlPr>
                <w:rPr>
                  <w:rFonts w:ascii="Cambria Math" w:hAnsi="Cambria Math"/>
                  <w:i/>
                  <w:iCs/>
                </w:rPr>
              </m:ctrlPr>
            </m:sSupPr>
            <m:e>
              <m:r>
                <m:rPr/>
                <w:rPr>
                  <w:rFonts w:ascii="Cambria Math" w:hAnsi="Cambria Math"/>
                </w:rPr>
                <m:t>m</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m+</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=0</m:t>
          </m:r>
        </m:oMath>
      </m:oMathPara>
    </w:p>
    <w:p>
      <w:pPr>
        <w:tabs>
          <w:tab w:val="right" w:pos="5670"/>
        </w:tabs>
        <w:spacing w:after="0"/>
      </w:pPr>
      <w:r>
        <w:t xml:space="preserve">This is a linear equation in two unknowns. By find </w:t>
      </w:r>
      <w:r>
        <w:rPr>
          <w:i/>
          <w:iCs/>
        </w:rPr>
        <w:t>m</w:t>
      </w:r>
      <w:r>
        <w:t xml:space="preserve"> we can solve </w:t>
      </w:r>
      <m:oMath>
        <m:r>
          <m:rPr>
            <m:sty m:val="p"/>
          </m:rPr>
          <w:rPr>
            <w:rFonts w:ascii="Cambria Math" w:hAnsi="Cambria Math"/>
          </w:rPr>
          <m:t>θ</m:t>
        </m:r>
      </m:oMath>
      <w:r>
        <w:t xml:space="preserve">, where </w:t>
      </w:r>
      <m:oMath>
        <m:r>
          <m:rPr/>
          <w:rPr>
            <w:rFonts w:ascii="Cambria Math" w:hAnsi="Cambria Math"/>
          </w:rPr>
          <m:t>∆=</m:t>
        </m:r>
        <m:sSup>
          <m:sSupPr>
            <m:ctrlPr>
              <w:rPr>
                <w:rFonts w:ascii="Cambria Math" w:hAnsi="Cambria Math"/>
                <w:i/>
              </w:rPr>
            </m:ctrlPr>
          </m:sSupPr>
          <m:e>
            <m:r>
              <m:rPr/>
              <w:rPr>
                <w:rFonts w:ascii="Cambria Math" w:hAnsi="Cambria Math"/>
              </w:rPr>
              <m:t>b</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−4ac=</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−4</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oMath>
      <w:r>
        <w:t xml:space="preserve">, where </w:t>
      </w:r>
      <m:oMath>
        <m:rad>
          <m:radPr>
            <m:degHide m:val="1"/>
            <m:ctrlPr>
              <w:rPr>
                <w:rFonts w:ascii="Cambria Math" w:hAnsi="Cambria Math"/>
                <w:i/>
              </w:rPr>
            </m:ctrlPr>
          </m:radPr>
          <m:deg>
            <m:ctrlPr>
              <w:rPr>
                <w:rFonts w:ascii="Cambria Math" w:hAnsi="Cambria Math"/>
                <w:i/>
              </w:rPr>
            </m:ctrlPr>
          </m:deg>
          <m:e>
            <m:r>
              <m:rPr/>
              <w:rPr>
                <w:rFonts w:ascii="Cambria Math" w:hAnsi="Cambria Math"/>
              </w:rPr>
              <m:t>∆</m:t>
            </m:r>
            <m:ctrlPr>
              <w:rPr>
                <w:rFonts w:ascii="Cambria Math" w:hAnsi="Cambria Math"/>
                <w:i/>
              </w:rPr>
            </m:ctrlPr>
          </m:e>
        </m:rad>
        <m:r>
          <m:rPr/>
          <w:rPr>
            <w:rFonts w:ascii="Cambria Math" w:hAnsi="Cambria Math"/>
          </w:rPr>
          <m:t>=i</m:t>
        </m:r>
        <m:rad>
          <m:radPr>
            <m:degHide m:val="1"/>
            <m:ctrlPr>
              <w:rPr>
                <w:rFonts w:ascii="Cambria Math" w:hAnsi="Cambria Math"/>
                <w:i/>
              </w:rPr>
            </m:ctrlPr>
          </m:radPr>
          <m:deg>
            <m:ctrlPr>
              <w:rPr>
                <w:rFonts w:ascii="Cambria Math" w:hAnsi="Cambria Math"/>
                <w:i/>
              </w:rPr>
            </m:ctrlPr>
          </m:deg>
          <m:e>
            <m:r>
              <m:rPr/>
              <w:rPr>
                <w:rFonts w:ascii="Cambria Math" w:hAnsi="Cambria Math"/>
              </w:rPr>
              <m:t>4</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oMath>
      <w:r>
        <w:t xml:space="preserve">, </w:t>
      </w:r>
      <m:oMath>
        <m:r>
          <m:rPr/>
          <w:rPr>
            <w:rFonts w:ascii="Cambria Math" w:hAnsi="Cambria Math"/>
          </w:rPr>
          <m:t>i=</m:t>
        </m:r>
        <m:rad>
          <m:radPr>
            <m:degHide m:val="1"/>
            <m:ctrlPr>
              <w:rPr>
                <w:rFonts w:ascii="Cambria Math" w:hAnsi="Cambria Math"/>
                <w:i/>
                <w:iCs/>
              </w:rPr>
            </m:ctrlPr>
          </m:radPr>
          <m:deg>
            <m:ctrlPr>
              <w:rPr>
                <w:rFonts w:ascii="Cambria Math" w:hAnsi="Cambria Math"/>
                <w:i/>
                <w:iCs/>
              </w:rPr>
            </m:ctrlPr>
          </m:deg>
          <m:e>
            <m:r>
              <m:rPr/>
              <w:rPr>
                <w:rFonts w:ascii="Cambria Math" w:hAnsi="Cambria Math"/>
              </w:rPr>
              <m:t>−1</m:t>
            </m:r>
            <m:ctrlPr>
              <w:rPr>
                <w:rFonts w:ascii="Cambria Math" w:hAnsi="Cambria Math"/>
                <w:i/>
                <w:iCs/>
              </w:rPr>
            </m:ctrlPr>
          </m:e>
        </m:rad>
      </m:oMath>
      <w:r>
        <w:t xml:space="preserve">. According to quadratic formula </w:t>
      </w:r>
      <m:oMath>
        <m:r>
          <m:rPr/>
          <w:rPr>
            <w:rFonts w:ascii="Cambria Math" w:hAnsi="Cambria Math" w:cs="Cambria Math"/>
          </w:rPr>
          <m:t>x=</m:t>
        </m:r>
        <m:f>
          <m:fPr>
            <m:ctrlPr>
              <w:rPr>
                <w:rFonts w:ascii="Cambria Math" w:hAnsi="Cambria Math" w:cs="Cambria Math"/>
                <w:i/>
                <w:iCs/>
              </w:rPr>
            </m:ctrlPr>
          </m:fPr>
          <m:num>
            <m:r>
              <m:rPr/>
              <w:rPr>
                <w:rFonts w:ascii="Cambria Math" w:hAnsi="Cambria Math" w:cs="Cambria Math"/>
              </w:rPr>
              <m:t>−b±</m:t>
            </m:r>
            <m:rad>
              <m:radPr>
                <m:degHide m:val="1"/>
                <m:ctrlPr>
                  <w:rPr>
                    <w:rFonts w:ascii="Cambria Math" w:hAnsi="Cambria Math"/>
                    <w:i/>
                    <w:iCs/>
                  </w:rPr>
                </m:ctrlPr>
              </m:radPr>
              <m:deg>
                <m:ctrlPr>
                  <w:rPr>
                    <w:rFonts w:ascii="Cambria Math" w:hAnsi="Cambria Math"/>
                    <w:i/>
                    <w:iCs/>
                  </w:rPr>
                </m:ctrlPr>
              </m:deg>
              <m:e>
                <m:sSup>
                  <m:sSupPr>
                    <m:ctrlPr>
                      <w:rPr>
                        <w:rFonts w:ascii="Cambria Math" w:hAnsi="Cambria Math"/>
                        <w:i/>
                        <w:iCs/>
                      </w:rPr>
                    </m:ctrlPr>
                  </m:sSupPr>
                  <m:e>
                    <m:r>
                      <m:rPr/>
                      <w:rPr>
                        <w:rFonts w:ascii="Cambria Math" w:hAnsi="Cambria Math" w:cs="Cambria Math"/>
                      </w:rPr>
                      <m:t>b</m:t>
                    </m:r>
                    <m:ctrlPr>
                      <w:rPr>
                        <w:rFonts w:ascii="Cambria Math" w:hAnsi="Cambria Math"/>
                        <w:i/>
                        <w:iCs/>
                      </w:rPr>
                    </m:ctrlPr>
                  </m:e>
                  <m:sup>
                    <m:r>
                      <m:rPr/>
                      <w:rPr>
                        <w:rFonts w:ascii="Cambria Math" w:hAnsi="Cambria Math" w:cs="Cambria Math"/>
                      </w:rPr>
                      <m:t>2</m:t>
                    </m:r>
                    <m:ctrlPr>
                      <w:rPr>
                        <w:rFonts w:ascii="Cambria Math" w:hAnsi="Cambria Math"/>
                        <w:i/>
                        <w:iCs/>
                      </w:rPr>
                    </m:ctrlPr>
                  </m:sup>
                </m:sSup>
                <m:r>
                  <m:rPr/>
                  <w:rPr>
                    <w:rFonts w:ascii="Cambria Math" w:hAnsi="Cambria Math" w:cs="Cambria Math"/>
                  </w:rPr>
                  <m:t>−4ac</m:t>
                </m:r>
                <m:ctrlPr>
                  <w:rPr>
                    <w:rFonts w:ascii="Cambria Math" w:hAnsi="Cambria Math"/>
                    <w:i/>
                    <w:iCs/>
                  </w:rPr>
                </m:ctrlPr>
              </m:e>
            </m:rad>
            <m:ctrlPr>
              <w:rPr>
                <w:rFonts w:ascii="Cambria Math" w:hAnsi="Cambria Math"/>
                <w:i/>
                <w:iCs/>
              </w:rPr>
            </m:ctrlPr>
          </m:num>
          <m:den>
            <m:r>
              <m:rPr/>
              <w:rPr>
                <w:rFonts w:ascii="Cambria Math" w:hAnsi="Cambria Math" w:cs="Cambria Math"/>
              </w:rPr>
              <m:t>2a</m:t>
            </m:r>
            <m:ctrlPr>
              <w:rPr>
                <w:rFonts w:ascii="Cambria Math" w:hAnsi="Cambria Math"/>
                <w:i/>
                <w:iCs/>
              </w:rPr>
            </m:ctrlPr>
          </m:den>
        </m:f>
      </m:oMath>
      <w:r>
        <w:t>,</w:t>
      </w:r>
    </w:p>
    <w:p>
      <w:pPr>
        <w:tabs>
          <w:tab w:val="right" w:pos="8364"/>
        </w:tabs>
        <w:jc w:val="center"/>
        <w:rPr>
          <w:i/>
          <w:iCs/>
        </w:rPr>
      </w:pPr>
      <m:oMathPara>
        <m:oMath>
          <m:r>
            <m:rPr/>
            <w:rPr>
              <w:rFonts w:ascii="Cambria Math" w:hAnsi="Cambria Math"/>
            </w:rPr>
            <m:t>m=</m:t>
          </m:r>
          <m:f>
            <m:fPr>
              <m:ctrlPr>
                <w:rPr>
                  <w:rFonts w:ascii="Cambria Math" w:hAnsi="Cambria Math" w:cs="Cambria Math"/>
                  <w:i/>
                  <w:iCs/>
                </w:rPr>
              </m:ctrlPr>
            </m:fPr>
            <m:num>
              <m:r>
                <m:rPr/>
                <w:rPr>
                  <w:rFonts w:ascii="Cambria Math" w:hAnsi="Cambria Math" w:cs="Cambria Math"/>
                </w:rPr>
                <m:t>−</m:t>
              </m:r>
              <m:sSub>
                <m:sSubPr>
                  <m:ctrlPr>
                    <w:rPr>
                      <w:rFonts w:ascii="Cambria Math" w:hAnsi="Cambria Math"/>
                      <w:i/>
                      <w:iCs/>
                    </w:rPr>
                  </m:ctrlPr>
                </m:sSubPr>
                <m:e>
                  <m:r>
                    <m:rPr/>
                    <w:rPr>
                      <w:rFonts w:ascii="Cambria Math" w:hAnsi="Cambria Math"/>
                    </w:rPr>
                    <m:t>r</m:t>
                  </m:r>
                  <m:ctrlPr>
                    <w:rPr>
                      <w:rFonts w:ascii="Cambria Math" w:hAnsi="Cambria Math" w:cs="Cambria Math"/>
                      <w:i/>
                      <w:iCs/>
                    </w:rPr>
                  </m:ctrlPr>
                </m:e>
                <m:sub>
                  <m:r>
                    <m:rPr/>
                    <w:rPr>
                      <w:rFonts w:ascii="Cambria Math" w:hAnsi="Cambria Math"/>
                    </w:rPr>
                    <m:t>1</m:t>
                  </m:r>
                  <m:ctrlPr>
                    <w:rPr>
                      <w:rFonts w:ascii="Cambria Math" w:hAnsi="Cambria Math"/>
                      <w:i/>
                      <w:iCs/>
                    </w:rPr>
                  </m:ctrlPr>
                </m:sub>
              </m:sSub>
              <m:r>
                <m:rPr/>
                <w:rPr>
                  <w:rFonts w:ascii="Cambria Math" w:hAnsi="Cambria Math" w:cs="Cambria Math"/>
                </w:rPr>
                <m:t>±</m:t>
              </m:r>
              <m:r>
                <m:rPr/>
                <w:rPr>
                  <w:rFonts w:ascii="Cambria Math" w:hAnsi="Cambria Math"/>
                </w:rPr>
                <m:t>i</m:t>
              </m:r>
              <m:rad>
                <m:radPr>
                  <m:degHide m:val="1"/>
                  <m:ctrlPr>
                    <w:rPr>
                      <w:rFonts w:ascii="Cambria Math" w:hAnsi="Cambria Math"/>
                      <w:i/>
                      <w:iCs/>
                    </w:rPr>
                  </m:ctrlPr>
                </m:radPr>
                <m:deg>
                  <m:ctrlPr>
                    <w:rPr>
                      <w:rFonts w:ascii="Cambria Math" w:hAnsi="Cambria Math"/>
                      <w:i/>
                      <w:iCs/>
                    </w:rPr>
                  </m:ctrlPr>
                </m:deg>
                <m:e>
                  <m:r>
                    <m:rPr/>
                    <w:rPr>
                      <w:rFonts w:ascii="Cambria Math" w:hAnsi="Cambria Math"/>
                    </w:rPr>
                    <m:t>4</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2</m:t>
                      </m:r>
                      <m:ctrlPr>
                        <w:rPr>
                          <w:rFonts w:ascii="Cambria Math" w:hAnsi="Cambria Math"/>
                          <w:i/>
                          <w:iCs/>
                        </w:rPr>
                      </m:ctrlPr>
                    </m:sup>
                  </m:sSubSup>
                  <m:ctrlPr>
                    <w:rPr>
                      <w:rFonts w:ascii="Cambria Math" w:hAnsi="Cambria Math"/>
                      <w:i/>
                      <w:iCs/>
                    </w:rPr>
                  </m:ctrlPr>
                </m:e>
              </m:rad>
              <m:ctrlPr>
                <w:rPr>
                  <w:rFonts w:ascii="Cambria Math" w:hAnsi="Cambria Math"/>
                  <w:i/>
                  <w:iCs/>
                </w:rPr>
              </m:ctrlPr>
            </m:num>
            <m:den>
              <m:r>
                <m:rPr/>
                <w:rPr>
                  <w:rFonts w:ascii="Cambria Math" w:hAnsi="Cambria Math" w:cs="Cambria Math"/>
                </w:rPr>
                <m:t>2I</m:t>
              </m:r>
              <m:ctrlPr>
                <w:rPr>
                  <w:rFonts w:ascii="Cambria Math" w:hAnsi="Cambria Math"/>
                  <w:i/>
                  <w:iCs/>
                </w:rPr>
              </m:ctrlPr>
            </m:den>
          </m:f>
        </m:oMath>
      </m:oMathPara>
    </w:p>
    <w:p>
      <w:pPr>
        <w:tabs>
          <w:tab w:val="right" w:pos="5670"/>
        </w:tabs>
        <w:spacing w:after="0"/>
      </w:pPr>
      <w:r>
        <w:t xml:space="preserve">According to Cambridge International AS &amp; A Level Further Mathematics Coursebook, pp. 550-556, if a homogeneous second-order linear ordinary differential equation has roots of auxiliary equation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r>
          <m:rPr>
            <m:sty m:val="p"/>
          </m:rPr>
          <w:rPr>
            <w:rFonts w:ascii="Cambria Math" w:hAnsi="Cambria Math"/>
          </w:rPr>
          <m:t>a</m:t>
        </m:r>
        <m:r>
          <m:rPr/>
          <w:rPr>
            <w:rFonts w:ascii="Cambria Math" w:hAnsi="Cambria Math"/>
          </w:rPr>
          <m:t>+</m:t>
        </m:r>
        <m:r>
          <m:rPr>
            <m:sty m:val="p"/>
          </m:rPr>
          <w:rPr>
            <w:rFonts w:ascii="Cambria Math" w:hAnsi="Cambria Math"/>
          </w:rPr>
          <m:t>bi</m:t>
        </m:r>
        <m:r>
          <m:rPr/>
          <w:rPr>
            <w:rFonts w:ascii="Cambria Math" w:hAnsi="Cambria Math"/>
          </w:rPr>
          <m:t>, </m:t>
        </m:r>
        <m:sSub>
          <m:sSubPr>
            <m:ctrlPr>
              <w:rPr>
                <w:rFonts w:ascii="Cambria Math" w:hAnsi="Cambria Math"/>
                <w:i/>
              </w:rPr>
            </m:ctrlPr>
          </m:sSubPr>
          <m:e>
            <m:r>
              <m:rPr>
                <m:sty m:val="p"/>
              </m:rPr>
              <w:rPr>
                <w:rFonts w:ascii="Cambria Math" w:hAnsi="Cambria Math"/>
              </w:rPr>
              <m:t>λ</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a</m:t>
        </m:r>
        <m:r>
          <m:rPr/>
          <w:rPr>
            <w:rFonts w:ascii="Cambria Math" w:hAnsi="Cambria Math"/>
          </w:rPr>
          <m:t>−</m:t>
        </m:r>
        <m:r>
          <m:rPr>
            <m:sty m:val="p"/>
          </m:rPr>
          <w:rPr>
            <w:rFonts w:ascii="Cambria Math" w:hAnsi="Cambria Math"/>
          </w:rPr>
          <m:t>bi</m:t>
        </m:r>
      </m:oMath>
      <w:r>
        <w:t xml:space="preserve">, then the complementary form is given by </w:t>
      </w:r>
      <m:oMath>
        <m:r>
          <m:rPr>
            <m:sty m:val="p"/>
          </m:rPr>
          <w:rPr>
            <w:rFonts w:ascii="Cambria Math" w:hAnsi="Cambria Math"/>
          </w:rPr>
          <m:t>y</m:t>
        </m:r>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ax</m:t>
            </m:r>
            <m:ctrlPr>
              <w:rPr>
                <w:rFonts w:ascii="Cambria Math" w:hAnsi="Cambria Math"/>
                <w:i/>
              </w:rPr>
            </m:ctrlPr>
          </m:sup>
        </m:sSup>
        <m:d>
          <m:dPr>
            <m:ctrlPr>
              <w:rPr>
                <w:rFonts w:ascii="Cambria Math" w:hAnsi="Cambria Math"/>
                <w:i/>
              </w:rPr>
            </m:ctrlPr>
          </m:dPr>
          <m:e>
            <m:r>
              <m:rPr>
                <m:sty m:val="p"/>
              </m:rPr>
              <w:rPr>
                <w:rFonts w:ascii="Cambria Math" w:hAnsi="Cambria Math"/>
              </w:rPr>
              <m:t>A</m:t>
            </m:r>
            <m:r>
              <m:rPr/>
              <w:rPr>
                <w:rFonts w:ascii="Cambria Math" w:hAnsi="Cambria Math"/>
              </w:rPr>
              <m:t> </m:t>
            </m:r>
            <m:r>
              <m:rPr>
                <m:sty m:val="p"/>
              </m:rPr>
              <w:rPr>
                <w:rFonts w:ascii="Cambria Math" w:hAnsi="Cambria Math"/>
              </w:rPr>
              <m:t>cos</m:t>
            </m:r>
            <m:r>
              <m:rPr/>
              <w:rPr>
                <w:rFonts w:ascii="Cambria Math" w:hAnsi="Cambria Math"/>
              </w:rPr>
              <m:t> </m:t>
            </m:r>
            <m:r>
              <m:rPr>
                <m:sty m:val="p"/>
              </m:rPr>
              <w:rPr>
                <w:rFonts w:ascii="Cambria Math" w:hAnsi="Cambria Math"/>
              </w:rPr>
              <m:t>bx</m:t>
            </m:r>
            <m:r>
              <m:rPr/>
              <w:rPr>
                <w:rFonts w:ascii="Cambria Math" w:hAnsi="Cambria Math"/>
              </w:rPr>
              <m:t>+</m:t>
            </m:r>
            <m:r>
              <m:rPr>
                <m:sty m:val="p"/>
              </m:rPr>
              <w:rPr>
                <w:rFonts w:ascii="Cambria Math" w:hAnsi="Cambria Math"/>
              </w:rPr>
              <m:t>B</m:t>
            </m:r>
            <m:r>
              <m:rPr/>
              <w:rPr>
                <w:rFonts w:ascii="Cambria Math" w:hAnsi="Cambria Math"/>
              </w:rPr>
              <m:t> </m:t>
            </m:r>
            <m:r>
              <m:rPr>
                <m:sty m:val="p"/>
              </m:rPr>
              <w:rPr>
                <w:rFonts w:ascii="Cambria Math" w:hAnsi="Cambria Math"/>
              </w:rPr>
              <m:t>sin</m:t>
            </m:r>
            <m:r>
              <m:rPr/>
              <w:rPr>
                <w:rFonts w:ascii="Cambria Math" w:hAnsi="Cambria Math"/>
              </w:rPr>
              <m:t> </m:t>
            </m:r>
            <m:r>
              <m:rPr>
                <m:sty m:val="p"/>
              </m:rPr>
              <w:rPr>
                <w:rFonts w:ascii="Cambria Math" w:hAnsi="Cambria Math"/>
              </w:rPr>
              <m:t>bx</m:t>
            </m:r>
            <m:ctrlPr>
              <w:rPr>
                <w:rFonts w:ascii="Cambria Math" w:hAnsi="Cambria Math"/>
                <w:i/>
              </w:rPr>
            </m:ctrlPr>
          </m:e>
        </m:d>
      </m:oMath>
      <w:r>
        <w:t>. i.e.</w:t>
      </w:r>
    </w:p>
    <w:p>
      <w:pPr>
        <w:tabs>
          <w:tab w:val="right" w:pos="5670"/>
        </w:tabs>
        <w:spacing w:after="0"/>
      </w:pPr>
    </w:p>
    <w:p>
      <w:pPr>
        <w:tabs>
          <w:tab w:val="right" w:pos="7088"/>
        </w:tabs>
        <w:spacing w:after="0"/>
        <w:jc w:val="right"/>
      </w:pPr>
      <m:oMath>
        <m:r>
          <m:rPr/>
          <w:rPr>
            <w:rFonts w:ascii="Cambria Math" w:hAnsi="Cambria Math"/>
          </w:rPr>
          <m:t>θ=</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cs="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rPr>
                    </m:ctrlPr>
                  </m:e>
                  <m:sub>
                    <m:r>
                      <m:rPr/>
                      <w:rPr>
                        <w:rFonts w:ascii="Cambria Math" w:hAnsi="Cambria Math"/>
                        <w:sz w:val="24"/>
                        <w:szCs w:val="24"/>
                      </w:rPr>
                      <m:t>1</m:t>
                    </m:r>
                    <m:ctrlPr>
                      <w:rPr>
                        <w:rFonts w:ascii="Cambria Math" w:hAnsi="Cambria Math"/>
                        <w:i/>
                        <w:iCs/>
                        <w:sz w:val="24"/>
                        <w:szCs w:val="24"/>
                      </w:rPr>
                    </m:ctrlPr>
                  </m:sub>
                </m:sSub>
                <m:ctrlPr>
                  <w:rPr>
                    <w:rFonts w:ascii="Cambria Math" w:hAnsi="Cambria Math"/>
                    <w:i/>
                    <w:iCs/>
                  </w:rPr>
                </m:ctrlPr>
              </m:num>
              <m:den>
                <m:r>
                  <m:rPr/>
                  <w:rPr>
                    <w:rFonts w:ascii="Cambria Math" w:hAnsi="Cambria Math" w:cs="Cambria Math"/>
                    <w:sz w:val="24"/>
                    <w:szCs w:val="24"/>
                  </w:rPr>
                  <m:t>2</m:t>
                </m:r>
                <m:ctrlPr>
                  <w:rPr>
                    <w:rFonts w:ascii="Cambria Math" w:hAnsi="Cambria Math"/>
                    <w:i/>
                    <w:iCs/>
                  </w:rPr>
                </m:ctrlPr>
              </m:den>
            </m:f>
            <m:r>
              <m:rPr/>
              <w:rPr>
                <w:rFonts w:ascii="Cambria Math" w:hAnsi="Cambria Math"/>
              </w:rPr>
              <m:t>t</m:t>
            </m:r>
            <m:ctrlPr>
              <w:rPr>
                <w:rFonts w:ascii="Cambria Math" w:hAnsi="Cambria Math"/>
                <w:i/>
                <w:iCs/>
              </w:rPr>
            </m:ctrlPr>
          </m:sup>
        </m:sSup>
        <m:d>
          <m:dPr>
            <m:begChr m:val="["/>
            <m:endChr m:val="]"/>
            <m:ctrlPr>
              <w:rPr>
                <w:rFonts w:ascii="Cambria Math" w:hAnsi="Cambria Math"/>
                <w:i/>
                <w:iCs/>
              </w:rPr>
            </m:ctrlPr>
          </m:dPr>
          <m:e>
            <m:r>
              <m:rPr/>
              <w:rPr>
                <w:rFonts w:ascii="Cambria Math" w:hAnsi="Cambria Math"/>
              </w:rPr>
              <m:t>Acos</m:t>
            </m:r>
            <m:d>
              <m:dPr>
                <m:ctrlPr>
                  <w:rPr>
                    <w:rFonts w:ascii="Cambria Math" w:hAnsi="Cambria Math"/>
                    <w:i/>
                    <w:iCs/>
                  </w:rPr>
                </m:ctrlPr>
              </m:dPr>
              <m:e>
                <m:f>
                  <m:fPr>
                    <m:ctrlPr>
                      <w:rPr>
                        <w:rFonts w:ascii="Cambria Math" w:hAnsi="Cambria Math"/>
                        <w:i/>
                        <w:iCs/>
                        <w:sz w:val="24"/>
                        <w:szCs w:val="24"/>
                      </w:rPr>
                    </m:ctrlPr>
                  </m:fPr>
                  <m:num>
                    <m:r>
                      <m:rPr/>
                      <w:rPr>
                        <w:rFonts w:ascii="Cambria Math" w:hAnsi="Cambria Math"/>
                        <w:sz w:val="24"/>
                        <w:szCs w:val="24"/>
                      </w:rPr>
                      <m:t>i</m:t>
                    </m:r>
                    <m:rad>
                      <m:radPr>
                        <m:degHide m:val="1"/>
                        <m:ctrlPr>
                          <w:rPr>
                            <w:rFonts w:ascii="Cambria Math" w:hAnsi="Cambria Math"/>
                            <w:i/>
                            <w:iCs/>
                            <w:sz w:val="24"/>
                            <w:szCs w:val="24"/>
                          </w:rPr>
                        </m:ctrlPr>
                      </m:radPr>
                      <m:deg>
                        <m:ctrlPr>
                          <w:rPr>
                            <w:rFonts w:ascii="Cambria Math" w:hAnsi="Cambria Math"/>
                            <w:i/>
                            <w:iCs/>
                            <w:sz w:val="24"/>
                            <w:szCs w:val="24"/>
                          </w:rPr>
                        </m:ctrlPr>
                      </m:deg>
                      <m:e>
                        <m:r>
                          <m:rPr/>
                          <w:rPr>
                            <w:rFonts w:ascii="Cambria Math" w:hAnsi="Cambria Math"/>
                            <w:sz w:val="24"/>
                            <w:szCs w:val="24"/>
                          </w:rPr>
                          <m:t>4</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ctrlPr>
                      <w:rPr>
                        <w:rFonts w:ascii="Cambria Math" w:hAnsi="Cambria Math"/>
                        <w:i/>
                        <w:iCs/>
                        <w:sz w:val="24"/>
                        <w:szCs w:val="24"/>
                      </w:rPr>
                    </m:ctrlPr>
                  </m:num>
                  <m:den>
                    <m:r>
                      <m:rPr/>
                      <w:rPr>
                        <w:rFonts w:ascii="Cambria Math" w:hAnsi="Cambria Math" w:cs="Cambria Math"/>
                        <w:sz w:val="24"/>
                        <w:szCs w:val="24"/>
                      </w:rPr>
                      <m:t>2</m:t>
                    </m:r>
                    <m:ctrlPr>
                      <w:rPr>
                        <w:rFonts w:ascii="Cambria Math" w:hAnsi="Cambria Math"/>
                        <w:i/>
                        <w:iCs/>
                        <w:sz w:val="24"/>
                        <w:szCs w:val="24"/>
                      </w:rPr>
                    </m:ctrlPr>
                  </m:den>
                </m:f>
                <m:r>
                  <m:rPr/>
                  <w:rPr>
                    <w:rFonts w:ascii="Cambria Math" w:hAnsi="Cambria Math"/>
                  </w:rPr>
                  <m:t>t</m:t>
                </m:r>
                <m:ctrlPr>
                  <w:rPr>
                    <w:rFonts w:ascii="Cambria Math" w:hAnsi="Cambria Math"/>
                    <w:i/>
                    <w:iCs/>
                  </w:rPr>
                </m:ctrlPr>
              </m:e>
            </m:d>
            <m:r>
              <m:rPr/>
              <w:rPr>
                <w:rFonts w:ascii="Cambria Math" w:hAnsi="Cambria Math"/>
              </w:rPr>
              <m:t>+B sin</m:t>
            </m:r>
            <m:d>
              <m:dPr>
                <m:ctrlPr>
                  <w:rPr>
                    <w:rFonts w:ascii="Cambria Math" w:hAnsi="Cambria Math"/>
                    <w:i/>
                    <w:iCs/>
                  </w:rPr>
                </m:ctrlPr>
              </m:dPr>
              <m:e>
                <m:f>
                  <m:fPr>
                    <m:ctrlPr>
                      <w:rPr>
                        <w:rFonts w:ascii="Cambria Math" w:hAnsi="Cambria Math"/>
                        <w:i/>
                        <w:iCs/>
                        <w:sz w:val="24"/>
                        <w:szCs w:val="24"/>
                      </w:rPr>
                    </m:ctrlPr>
                  </m:fPr>
                  <m:num>
                    <m:r>
                      <m:rPr/>
                      <w:rPr>
                        <w:rFonts w:ascii="Cambria Math" w:hAnsi="Cambria Math"/>
                        <w:sz w:val="24"/>
                        <w:szCs w:val="24"/>
                      </w:rPr>
                      <m:t>i</m:t>
                    </m:r>
                    <m:rad>
                      <m:radPr>
                        <m:degHide m:val="1"/>
                        <m:ctrlPr>
                          <w:rPr>
                            <w:rFonts w:ascii="Cambria Math" w:hAnsi="Cambria Math"/>
                            <w:i/>
                            <w:iCs/>
                            <w:sz w:val="24"/>
                            <w:szCs w:val="24"/>
                          </w:rPr>
                        </m:ctrlPr>
                      </m:radPr>
                      <m:deg>
                        <m:ctrlPr>
                          <w:rPr>
                            <w:rFonts w:ascii="Cambria Math" w:hAnsi="Cambria Math"/>
                            <w:i/>
                            <w:iCs/>
                            <w:sz w:val="24"/>
                            <w:szCs w:val="24"/>
                          </w:rPr>
                        </m:ctrlPr>
                      </m:deg>
                      <m:e>
                        <m:r>
                          <m:rPr/>
                          <w:rPr>
                            <w:rFonts w:ascii="Cambria Math" w:hAnsi="Cambria Math"/>
                            <w:sz w:val="24"/>
                            <w:szCs w:val="24"/>
                          </w:rPr>
                          <m:t>4</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ctrlPr>
                      <w:rPr>
                        <w:rFonts w:ascii="Cambria Math" w:hAnsi="Cambria Math"/>
                        <w:i/>
                        <w:iCs/>
                        <w:sz w:val="24"/>
                        <w:szCs w:val="24"/>
                      </w:rPr>
                    </m:ctrlPr>
                  </m:num>
                  <m:den>
                    <m:r>
                      <m:rPr/>
                      <w:rPr>
                        <w:rFonts w:ascii="Cambria Math" w:hAnsi="Cambria Math" w:cs="Cambria Math"/>
                        <w:sz w:val="24"/>
                        <w:szCs w:val="24"/>
                      </w:rPr>
                      <m:t>2</m:t>
                    </m:r>
                    <m:ctrlPr>
                      <w:rPr>
                        <w:rFonts w:ascii="Cambria Math" w:hAnsi="Cambria Math"/>
                        <w:i/>
                        <w:iCs/>
                        <w:sz w:val="24"/>
                        <w:szCs w:val="24"/>
                      </w:rPr>
                    </m:ctrlPr>
                  </m:den>
                </m:f>
                <m:r>
                  <m:rPr/>
                  <w:rPr>
                    <w:rFonts w:ascii="Cambria Math" w:hAnsi="Cambria Math"/>
                  </w:rPr>
                  <m:t>t</m:t>
                </m:r>
                <m:ctrlPr>
                  <w:rPr>
                    <w:rFonts w:ascii="Cambria Math" w:hAnsi="Cambria Math"/>
                    <w:i/>
                    <w:iCs/>
                  </w:rPr>
                </m:ctrlPr>
              </m:e>
            </m:d>
            <m:ctrlPr>
              <w:rPr>
                <w:rFonts w:ascii="Cambria Math" w:hAnsi="Cambria Math"/>
                <w:i/>
                <w:iCs/>
              </w:rPr>
            </m:ctrlPr>
          </m:e>
        </m:d>
      </m:oMath>
      <w:r>
        <w:tab/>
      </w:r>
      <w:r>
        <w:t>(5)</w:t>
      </w:r>
    </w:p>
    <w:p>
      <w:pPr>
        <w:tabs>
          <w:tab w:val="right" w:pos="6096"/>
        </w:tabs>
        <w:spacing w:after="0"/>
      </w:pPr>
    </w:p>
    <w:p>
      <w:pPr>
        <w:rPr>
          <w:rFonts w:cstheme="minorHAnsi"/>
          <w:cs/>
          <w:lang w:bidi="en-US"/>
        </w:rPr>
      </w:pPr>
      <w:r>
        <w:t xml:space="preserve">This is the solution to (4). The presence of complex numbers in the solution represents the system's behavior in phase space. To get the actual period of the pendulum, we should extract the real part of the function. From DeMoivre’s theorem, </w:t>
      </w:r>
      <m:oMath>
        <m:func>
          <m:funcPr>
            <m:ctrlPr>
              <w:rPr>
                <w:rFonts w:ascii="Cambria Math" w:hAnsi="Cambria Math"/>
                <w:i/>
              </w:rPr>
            </m:ctrlPr>
          </m:funcPr>
          <m:fName>
            <m:r>
              <m:rPr/>
              <w:rPr>
                <w:rFonts w:ascii="Cambria Math" w:hAnsi="Cambria Math"/>
              </w:rPr>
              <m:t>cos</m:t>
            </m:r>
            <m:ctrlPr>
              <w:rPr>
                <w:rFonts w:ascii="Cambria Math" w:hAnsi="Cambria Math"/>
                <w:i/>
              </w:rPr>
            </m:ctrlPr>
          </m:fName>
          <m:e>
            <m:r>
              <m:rPr/>
              <w:rPr>
                <w:rFonts w:ascii="Cambria Math" w:hAnsi="Cambria Math"/>
              </w:rPr>
              <m:t>n</m:t>
            </m:r>
            <m:r>
              <m:rPr/>
              <w:rPr>
                <w:rFonts w:ascii="Cambria Math" w:hAnsi="Cambria Math" w:cs="Cambria Math"/>
                <w:lang w:bidi="en-US"/>
              </w:rPr>
              <m:t>θ</m:t>
            </m:r>
            <m:ctrlPr>
              <w:rPr>
                <w:rFonts w:ascii="Cambria Math" w:hAnsi="Cambria Math"/>
                <w:i/>
              </w:rPr>
            </m:ctrlPr>
          </m:e>
        </m:func>
        <m:r>
          <m:rPr/>
          <w:rPr>
            <w:rFonts w:ascii="Cambria Math" w:hAnsi="Cambria Math"/>
          </w:rPr>
          <m:t>+i</m:t>
        </m:r>
        <m:func>
          <m:funcPr>
            <m:ctrlPr>
              <w:rPr>
                <w:rFonts w:ascii="Cambria Math" w:hAnsi="Cambria Math"/>
                <w:i/>
              </w:rPr>
            </m:ctrlPr>
          </m:funcPr>
          <m:fName>
            <m:r>
              <m:rPr/>
              <w:rPr>
                <w:rFonts w:ascii="Cambria Math" w:hAnsi="Cambria Math"/>
              </w:rPr>
              <m:t>sin</m:t>
            </m:r>
            <m:ctrlPr>
              <w:rPr>
                <w:rFonts w:ascii="Cambria Math" w:hAnsi="Cambria Math"/>
                <w:i/>
              </w:rPr>
            </m:ctrlPr>
          </m:fName>
          <m:e>
            <m:r>
              <m:rPr/>
              <w:rPr>
                <w:rFonts w:ascii="Cambria Math" w:hAnsi="Cambria Math"/>
              </w:rPr>
              <m:t>n</m:t>
            </m:r>
            <m:r>
              <m:rPr/>
              <w:rPr>
                <w:rFonts w:ascii="Cambria Math" w:hAnsi="Cambria Math" w:cs="Cambria Math"/>
                <w:lang w:bidi="en-US"/>
              </w:rPr>
              <m:t>θ</m:t>
            </m:r>
            <m:ctrlPr>
              <w:rPr>
                <w:rFonts w:ascii="Cambria Math" w:hAnsi="Cambria Math"/>
                <w:i/>
              </w:rPr>
            </m:ctrlPr>
          </m:e>
        </m:func>
        <m:r>
          <m:rP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w:rPr>
                        <w:rFonts w:ascii="Cambria Math" w:hAnsi="Cambria Math"/>
                      </w:rPr>
                      <m:t>cos</m:t>
                    </m:r>
                    <m:ctrlPr>
                      <w:rPr>
                        <w:rFonts w:ascii="Cambria Math" w:hAnsi="Cambria Math"/>
                        <w:i/>
                      </w:rPr>
                    </m:ctrlPr>
                  </m:fName>
                  <m:e>
                    <m:r>
                      <m:rPr/>
                      <w:rPr>
                        <w:rFonts w:ascii="Cambria Math" w:hAnsi="Cambria Math" w:cs="Cambria Math"/>
                        <w:lang w:bidi="en-US"/>
                      </w:rPr>
                      <m:t>θ</m:t>
                    </m:r>
                    <m:ctrlPr>
                      <w:rPr>
                        <w:rFonts w:ascii="Cambria Math" w:hAnsi="Cambria Math"/>
                        <w:i/>
                      </w:rPr>
                    </m:ctrlPr>
                  </m:e>
                </m:func>
                <m:r>
                  <m:rPr/>
                  <w:rPr>
                    <w:rFonts w:ascii="Cambria Math" w:hAnsi="Cambria Math"/>
                  </w:rPr>
                  <m:t>+i</m:t>
                </m:r>
                <m:func>
                  <m:funcPr>
                    <m:ctrlPr>
                      <w:rPr>
                        <w:rFonts w:ascii="Cambria Math" w:hAnsi="Cambria Math"/>
                        <w:i/>
                      </w:rPr>
                    </m:ctrlPr>
                  </m:funcPr>
                  <m:fName>
                    <m:r>
                      <m:rPr/>
                      <w:rPr>
                        <w:rFonts w:ascii="Cambria Math" w:hAnsi="Cambria Math"/>
                      </w:rPr>
                      <m:t>sin</m:t>
                    </m:r>
                    <m:ctrlPr>
                      <w:rPr>
                        <w:rFonts w:ascii="Cambria Math" w:hAnsi="Cambria Math"/>
                        <w:i/>
                      </w:rPr>
                    </m:ctrlPr>
                  </m:fName>
                  <m:e>
                    <m:r>
                      <m:rPr/>
                      <w:rPr>
                        <w:rFonts w:ascii="Cambria Math" w:hAnsi="Cambria Math" w:cs="Cambria Math"/>
                        <w:lang w:bidi="en-US"/>
                      </w:rPr>
                      <m:t>θ</m:t>
                    </m:r>
                    <m:ctrlPr>
                      <w:rPr>
                        <w:rFonts w:ascii="Cambria Math" w:hAnsi="Cambria Math"/>
                        <w:i/>
                      </w:rPr>
                    </m:ctrlPr>
                  </m:e>
                </m:func>
                <m:ctrlPr>
                  <w:rPr>
                    <w:rFonts w:ascii="Cambria Math" w:hAnsi="Cambria Math"/>
                    <w:i/>
                  </w:rPr>
                </m:ctrlPr>
              </m:e>
            </m:d>
            <m:ctrlPr>
              <w:rPr>
                <w:rFonts w:ascii="Cambria Math" w:hAnsi="Cambria Math"/>
                <w:i/>
              </w:rPr>
            </m:ctrlPr>
          </m:e>
          <m:sup>
            <m:r>
              <m:rPr/>
              <w:rPr>
                <w:rFonts w:ascii="Cambria Math" w:hAnsi="Cambria Math"/>
              </w:rPr>
              <m:t>n</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in</m:t>
            </m:r>
            <m:r>
              <m:rPr/>
              <w:rPr>
                <w:rFonts w:ascii="Cambria Math" w:hAnsi="Cambria Math" w:cs="Cambria Math"/>
                <w:lang w:bidi="en-US"/>
              </w:rPr>
              <m:t>θ</m:t>
            </m:r>
            <m:ctrlPr>
              <w:rPr>
                <w:rFonts w:ascii="Cambria Math" w:hAnsi="Cambria Math"/>
                <w:i/>
              </w:rPr>
            </m:ctrlPr>
          </m:sup>
        </m:sSup>
      </m:oMath>
      <w:r>
        <w:rPr>
          <w:rFonts w:cstheme="minorHAnsi"/>
          <w:cs/>
          <w:lang w:bidi="en-US"/>
        </w:rPr>
        <w:t xml:space="preserve">, </w:t>
      </w:r>
    </w:p>
    <w:p>
      <w:pPr>
        <w:jc w:val="center"/>
        <w:rPr>
          <w:i/>
        </w:rPr>
      </w:pPr>
      <m:oMathPara>
        <m:oMathParaPr>
          <m:jc m:val="center"/>
        </m:oMathParaPr>
        <m:oMath>
          <m:r>
            <m:rPr/>
            <w:rPr>
              <w:rFonts w:ascii="Cambria Math" w:hAnsi="Cambria Math"/>
            </w:rPr>
            <m:t>cos</m:t>
          </m:r>
          <m:d>
            <m:dPr>
              <m:ctrlPr>
                <w:rPr>
                  <w:rFonts w:ascii="Cambria Math" w:hAnsi="Cambria Math"/>
                  <w:i/>
                </w:rPr>
              </m:ctrlPr>
            </m:dPr>
            <m:e>
              <m:f>
                <m:fPr>
                  <m:ctrlPr>
                    <w:rPr>
                      <w:rFonts w:ascii="Cambria Math" w:hAnsi="Cambria Math"/>
                      <w:i/>
                      <w:sz w:val="24"/>
                      <w:szCs w:val="24"/>
                    </w:rPr>
                  </m:ctrlPr>
                </m:fPr>
                <m:num>
                  <m:r>
                    <m:rPr/>
                    <w:rPr>
                      <w:rFonts w:ascii="Cambria Math" w:hAnsi="Cambria Math"/>
                      <w:sz w:val="24"/>
                      <w:szCs w:val="24"/>
                    </w:rPr>
                    <m:t>i</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4I</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rad>
                  <m:ctrlPr>
                    <w:rPr>
                      <w:rFonts w:ascii="Cambria Math" w:hAnsi="Cambria Math"/>
                      <w:i/>
                      <w:sz w:val="24"/>
                      <w:szCs w:val="24"/>
                    </w:rPr>
                  </m:ctrlPr>
                </m:num>
                <m:den>
                  <m:r>
                    <m:rPr/>
                    <w:rPr>
                      <w:rFonts w:ascii="Cambria Math" w:hAnsi="Cambria Math" w:cs="Cambria Math"/>
                      <w:sz w:val="24"/>
                      <w:szCs w:val="24"/>
                    </w:rPr>
                    <m:t>2</m:t>
                  </m:r>
                  <m:ctrlPr>
                    <w:rPr>
                      <w:rFonts w:ascii="Cambria Math" w:hAnsi="Cambria Math"/>
                      <w:i/>
                      <w:sz w:val="24"/>
                      <w:szCs w:val="24"/>
                    </w:rPr>
                  </m:ctrlPr>
                </m:den>
              </m:f>
              <m:r>
                <m:rPr/>
                <w:rPr>
                  <w:rFonts w:ascii="Cambria Math" w:hAnsi="Cambria Math"/>
                </w:rPr>
                <m:t>t</m:t>
              </m:r>
              <m:ctrlPr>
                <w:rPr>
                  <w:rFonts w:ascii="Cambria Math" w:hAnsi="Cambria Math"/>
                  <w:i/>
                </w:rPr>
              </m:ctrlPr>
            </m:e>
          </m:d>
          <m:r>
            <m:rPr/>
            <w:rPr>
              <w:rFonts w:ascii="Cambria Math" w:hAnsi="Cambria Math" w:cstheme="minorHAnsi"/>
            </w:rPr>
            <m:t>=</m:t>
          </m:r>
          <m:sSup>
            <m:sSupPr>
              <m:ctrlPr>
                <w:rPr>
                  <w:rFonts w:ascii="Cambria Math" w:hAnsi="Cambria Math"/>
                  <w:i/>
                </w:rPr>
              </m:ctrlPr>
            </m:sSupPr>
            <m:e>
              <m:r>
                <m:rPr/>
                <w:rPr>
                  <w:rFonts w:ascii="Cambria Math" w:hAnsi="Cambria Math"/>
                </w:rPr>
                <m:t>e</m:t>
              </m:r>
              <m:ctrlPr>
                <w:rPr>
                  <w:rFonts w:ascii="Cambria Math" w:hAnsi="Cambria Math" w:cstheme="minorHAnsi"/>
                  <w:i/>
                </w:rPr>
              </m:ctrlPr>
            </m:e>
            <m:sup>
              <m:f>
                <m:fPr>
                  <m:ctrlPr>
                    <w:rPr>
                      <w:rFonts w:ascii="Cambria Math" w:hAnsi="Cambria Math"/>
                      <w:i/>
                      <w:sz w:val="24"/>
                      <w:szCs w:val="24"/>
                    </w:rPr>
                  </m:ctrlPr>
                </m:fPr>
                <m:num>
                  <m:r>
                    <m:rPr/>
                    <w:rPr>
                      <w:rFonts w:ascii="Cambria Math" w:hAnsi="Cambria Math"/>
                      <w:sz w:val="24"/>
                      <w:szCs w:val="24"/>
                    </w:rPr>
                    <m:t>i</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rad>
              <m:r>
                <m:rPr/>
                <w:rPr>
                  <w:rFonts w:ascii="Cambria Math" w:hAnsi="Cambria Math"/>
                </w:rPr>
                <m:t>t</m:t>
              </m:r>
              <m:ctrlPr>
                <w:rPr>
                  <w:rFonts w:ascii="Cambria Math" w:hAnsi="Cambria Math"/>
                  <w:i/>
                </w:rPr>
              </m:ctrlPr>
            </m:sup>
          </m:sSup>
          <m:r>
            <m:rPr/>
            <w:rPr>
              <w:rFonts w:ascii="Cambria Math" w:hAnsi="Cambria Math"/>
            </w:rPr>
            <m:t>    sin</m:t>
          </m:r>
          <m:d>
            <m:dPr>
              <m:ctrlPr>
                <w:rPr>
                  <w:rFonts w:ascii="Cambria Math" w:hAnsi="Cambria Math"/>
                  <w:i/>
                </w:rPr>
              </m:ctrlPr>
            </m:dPr>
            <m:e>
              <m:f>
                <m:fPr>
                  <m:ctrlPr>
                    <w:rPr>
                      <w:rFonts w:ascii="Cambria Math" w:hAnsi="Cambria Math"/>
                      <w:i/>
                      <w:sz w:val="24"/>
                      <w:szCs w:val="24"/>
                    </w:rPr>
                  </m:ctrlPr>
                </m:fPr>
                <m:num>
                  <m:r>
                    <m:rPr/>
                    <w:rPr>
                      <w:rFonts w:ascii="Cambria Math" w:hAnsi="Cambria Math"/>
                      <w:sz w:val="24"/>
                      <w:szCs w:val="24"/>
                    </w:rPr>
                    <m:t>i</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4I</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rad>
                  <m:ctrlPr>
                    <w:rPr>
                      <w:rFonts w:ascii="Cambria Math" w:hAnsi="Cambria Math"/>
                      <w:i/>
                      <w:sz w:val="24"/>
                      <w:szCs w:val="24"/>
                    </w:rPr>
                  </m:ctrlPr>
                </m:num>
                <m:den>
                  <m:r>
                    <m:rPr/>
                    <w:rPr>
                      <w:rFonts w:ascii="Cambria Math" w:hAnsi="Cambria Math" w:cs="Cambria Math"/>
                      <w:sz w:val="24"/>
                      <w:szCs w:val="24"/>
                    </w:rPr>
                    <m:t>2</m:t>
                  </m:r>
                  <m:ctrlPr>
                    <w:rPr>
                      <w:rFonts w:ascii="Cambria Math" w:hAnsi="Cambria Math"/>
                      <w:i/>
                      <w:sz w:val="24"/>
                      <w:szCs w:val="24"/>
                    </w:rPr>
                  </m:ctrlPr>
                </m:den>
              </m:f>
              <m:r>
                <m:rPr/>
                <w:rPr>
                  <w:rFonts w:ascii="Cambria Math" w:hAnsi="Cambria Math"/>
                </w:rPr>
                <m:t>t</m:t>
              </m:r>
              <m:ctrlPr>
                <w:rPr>
                  <w:rFonts w:ascii="Cambria Math" w:hAnsi="Cambria Math"/>
                  <w:i/>
                </w:rPr>
              </m:ctrlPr>
            </m:e>
          </m:d>
          <m:r>
            <m:rPr/>
            <w:rPr>
              <w:rFonts w:ascii="Cambria Math" w:hAnsi="Cambria Math" w:cstheme="minorHAnsi"/>
            </w:rPr>
            <m:t>=</m:t>
          </m:r>
          <m:sSup>
            <m:sSupPr>
              <m:ctrlPr>
                <w:rPr>
                  <w:rFonts w:ascii="Cambria Math" w:hAnsi="Cambria Math"/>
                  <w:i/>
                </w:rPr>
              </m:ctrlPr>
            </m:sSupPr>
            <m:e>
              <m:r>
                <m:rPr/>
                <w:rPr>
                  <w:rFonts w:ascii="Cambria Math" w:hAnsi="Cambria Math"/>
                </w:rPr>
                <m:t>e</m:t>
              </m:r>
              <m:ctrlPr>
                <w:rPr>
                  <w:rFonts w:ascii="Cambria Math" w:hAnsi="Cambria Math" w:cstheme="minorHAnsi"/>
                  <w:i/>
                </w:rPr>
              </m:ctrlPr>
            </m:e>
            <m:sup>
              <m:r>
                <m:rPr/>
                <w:rPr>
                  <w:rFonts w:ascii="Cambria Math" w:hAnsi="Cambria Math"/>
                </w:rPr>
                <m:t>−</m:t>
              </m:r>
              <m:f>
                <m:fPr>
                  <m:ctrlPr>
                    <w:rPr>
                      <w:rFonts w:ascii="Cambria Math" w:hAnsi="Cambria Math"/>
                      <w:i/>
                      <w:sz w:val="24"/>
                      <w:szCs w:val="24"/>
                    </w:rPr>
                  </m:ctrlPr>
                </m:fPr>
                <m:num>
                  <m:r>
                    <m:rPr/>
                    <w:rPr>
                      <w:rFonts w:ascii="Cambria Math" w:hAnsi="Cambria Math"/>
                      <w:sz w:val="24"/>
                      <w:szCs w:val="24"/>
                    </w:rPr>
                    <m:t>i</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rad>
              <m:r>
                <m:rPr/>
                <w:rPr>
                  <w:rFonts w:ascii="Cambria Math" w:hAnsi="Cambria Math"/>
                </w:rPr>
                <m:t>t</m:t>
              </m:r>
              <m:ctrlPr>
                <w:rPr>
                  <w:rFonts w:ascii="Cambria Math" w:hAnsi="Cambria Math"/>
                  <w:i/>
                </w:rPr>
              </m:ctrlPr>
            </m:sup>
          </m:sSup>
        </m:oMath>
      </m:oMathPara>
    </w:p>
    <w:p>
      <w:r>
        <w:t>i.e.</w:t>
      </w:r>
    </w:p>
    <w:p>
      <w:pPr>
        <w:tabs>
          <w:tab w:val="center" w:pos="9356"/>
        </w:tabs>
        <w:ind w:left="1701"/>
        <w:jc w:val="both"/>
      </w:pPr>
      <m:oMathPara>
        <m:oMathParaPr>
          <m:jc m:val="left"/>
        </m:oMathParaPr>
        <m:oMath>
          <m:r>
            <m:rPr>
              <m:sty m:val="p"/>
            </m:rPr>
            <w:rPr>
              <w:rFonts w:ascii="Cambria Math" w:hAnsi="Cambria Math"/>
            </w:rPr>
            <m:t>θ</m:t>
          </m:r>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cs="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rPr>
                      </m:ctrlPr>
                    </m:e>
                    <m:sub>
                      <m:r>
                        <m:rPr/>
                        <w:rPr>
                          <w:rFonts w:ascii="Cambria Math" w:hAnsi="Cambria Math"/>
                          <w:sz w:val="24"/>
                          <w:szCs w:val="24"/>
                        </w:rPr>
                        <m:t>1</m:t>
                      </m:r>
                      <m:ctrlPr>
                        <w:rPr>
                          <w:rFonts w:ascii="Cambria Math" w:hAnsi="Cambria Math"/>
                          <w:i/>
                          <w:sz w:val="24"/>
                          <w:szCs w:val="24"/>
                        </w:rPr>
                      </m:ctrlPr>
                    </m:sub>
                  </m:sSub>
                  <m:ctrlPr>
                    <w:rPr>
                      <w:rFonts w:ascii="Cambria Math" w:hAnsi="Cambria Math"/>
                      <w:i/>
                    </w:rPr>
                  </m:ctrlPr>
                </m:num>
                <m:den>
                  <m:r>
                    <m:rPr/>
                    <w:rPr>
                      <w:rFonts w:ascii="Cambria Math" w:hAnsi="Cambria Math" w:cs="Cambria Math"/>
                      <w:sz w:val="24"/>
                      <w:szCs w:val="24"/>
                    </w:rPr>
                    <m:t>2</m:t>
                  </m:r>
                  <m:ctrlPr>
                    <w:rPr>
                      <w:rFonts w:ascii="Cambria Math" w:hAnsi="Cambria Math"/>
                      <w:i/>
                    </w:rPr>
                  </m:ctrlPr>
                </m:den>
              </m:f>
              <m:r>
                <m:rPr/>
                <w:rPr>
                  <w:rFonts w:ascii="Cambria Math" w:hAnsi="Cambria Math"/>
                </w:rPr>
                <m:t>t</m:t>
              </m:r>
              <m:ctrlPr>
                <w:rPr>
                  <w:rFonts w:ascii="Cambria Math" w:hAnsi="Cambria Math"/>
                  <w:i/>
                </w:rPr>
              </m:ctrlPr>
            </m:sup>
          </m:sSup>
          <m:d>
            <m:dPr>
              <m:begChr m:val="["/>
              <m:endChr m:val="]"/>
              <m:ctrlPr>
                <w:rPr>
                  <w:rFonts w:ascii="Cambria Math" w:hAnsi="Cambria Math"/>
                </w:rPr>
              </m:ctrlPr>
            </m:dPr>
            <m:e>
              <m:r>
                <m:rPr/>
                <w:rPr>
                  <w:rFonts w:ascii="Cambria Math" w:hAnsi="Cambria Math"/>
                </w:rPr>
                <m:t>A</m:t>
              </m:r>
              <m:sSup>
                <m:sSupPr>
                  <m:ctrlPr>
                    <w:rPr>
                      <w:rFonts w:ascii="Cambria Math" w:hAnsi="Cambria Math"/>
                      <w:i/>
                    </w:rPr>
                  </m:ctrlPr>
                </m:sSupPr>
                <m:e>
                  <m:r>
                    <m:rPr/>
                    <w:rPr>
                      <w:rFonts w:ascii="Cambria Math" w:hAnsi="Cambria Math"/>
                    </w:rPr>
                    <m:t>e</m:t>
                  </m:r>
                  <m:ctrlPr>
                    <w:rPr>
                      <w:rFonts w:ascii="Cambria Math" w:hAnsi="Cambria Math"/>
                      <w:i/>
                    </w:rPr>
                  </m:ctrlPr>
                </m:e>
                <m:sup>
                  <m:f>
                    <m:fPr>
                      <m:ctrlPr>
                        <w:rPr>
                          <w:rFonts w:ascii="Cambria Math" w:hAnsi="Cambria Math"/>
                          <w:sz w:val="24"/>
                          <w:szCs w:val="24"/>
                        </w:rPr>
                      </m:ctrlPr>
                    </m:fPr>
                    <m:num>
                      <m:r>
                        <m:rPr/>
                        <w:rPr>
                          <w:rFonts w:ascii="Cambria Math" w:hAnsi="Cambria Math"/>
                          <w:sz w:val="24"/>
                          <w:szCs w:val="24"/>
                        </w:rPr>
                        <m:t>i</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sz w:val="24"/>
                          <w:szCs w:val="24"/>
                        </w:rPr>
                      </m:ctrlPr>
                    </m:e>
                  </m:rad>
                  <m:r>
                    <m:rPr/>
                    <w:rPr>
                      <w:rFonts w:ascii="Cambria Math" w:hAnsi="Cambria Math"/>
                    </w:rPr>
                    <m:t>t</m:t>
                  </m:r>
                  <m:ctrlPr>
                    <w:rPr>
                      <w:rFonts w:ascii="Cambria Math" w:hAnsi="Cambria Math"/>
                      <w:i/>
                    </w:rPr>
                  </m:ctrlPr>
                </m:sup>
              </m:sSup>
              <m:r>
                <m:rPr/>
                <w:rPr>
                  <w:rFonts w:ascii="Cambria Math" w:hAnsi="Cambria Math"/>
                </w:rPr>
                <m:t>+B </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f>
                    <m:fPr>
                      <m:ctrlPr>
                        <w:rPr>
                          <w:rFonts w:ascii="Cambria Math" w:hAnsi="Cambria Math"/>
                          <w:sz w:val="24"/>
                          <w:szCs w:val="24"/>
                        </w:rPr>
                      </m:ctrlPr>
                    </m:fPr>
                    <m:num>
                      <m:r>
                        <m:rPr/>
                        <w:rPr>
                          <w:rFonts w:ascii="Cambria Math" w:hAnsi="Cambria Math"/>
                          <w:sz w:val="24"/>
                          <w:szCs w:val="24"/>
                        </w:rPr>
                        <m:t>i</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sz w:val="24"/>
                          <w:szCs w:val="24"/>
                        </w:rPr>
                      </m:ctrlPr>
                    </m:e>
                  </m:rad>
                  <m:r>
                    <m:rPr/>
                    <w:rPr>
                      <w:rFonts w:ascii="Cambria Math" w:hAnsi="Cambria Math"/>
                    </w:rPr>
                    <m:t>t</m:t>
                  </m:r>
                  <m:ctrlPr>
                    <w:rPr>
                      <w:rFonts w:ascii="Cambria Math" w:hAnsi="Cambria Math"/>
                      <w:i/>
                    </w:rPr>
                  </m:ctrlPr>
                </m:sup>
              </m:sSup>
              <m:ctrlPr>
                <w:rPr>
                  <w:rFonts w:ascii="Cambria Math" w:hAnsi="Cambria Math"/>
                  <w:i/>
                </w:rPr>
              </m:ctrlPr>
            </m:e>
          </m:d>
        </m:oMath>
      </m:oMathPara>
    </w:p>
    <w:p>
      <w:pPr>
        <w:tabs>
          <w:tab w:val="center" w:pos="7371"/>
          <w:tab w:val="center" w:pos="9356"/>
        </w:tabs>
        <w:jc w:val="right"/>
      </w:pPr>
      <m:oMath>
        <m:r>
          <m:rPr/>
          <w:rPr>
            <w:rFonts w:ascii="Cambria Math" w:hAnsi="Cambria Math"/>
          </w:rPr>
          <m:t>=</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cs="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rPr>
                    </m:ctrlPr>
                  </m:e>
                  <m:sub>
                    <m:r>
                      <m:rPr/>
                      <w:rPr>
                        <w:rFonts w:ascii="Cambria Math" w:hAnsi="Cambria Math"/>
                        <w:sz w:val="24"/>
                        <w:szCs w:val="24"/>
                      </w:rPr>
                      <m:t>1</m:t>
                    </m:r>
                    <m:ctrlPr>
                      <w:rPr>
                        <w:rFonts w:ascii="Cambria Math" w:hAnsi="Cambria Math"/>
                        <w:i/>
                        <w:sz w:val="24"/>
                        <w:szCs w:val="24"/>
                      </w:rPr>
                    </m:ctrlPr>
                  </m:sub>
                </m:sSub>
                <m:ctrlPr>
                  <w:rPr>
                    <w:rFonts w:ascii="Cambria Math" w:hAnsi="Cambria Math" w:cs="Cambria Math"/>
                    <w:i/>
                    <w:sz w:val="24"/>
                    <w:szCs w:val="24"/>
                  </w:rPr>
                </m:ctrlPr>
              </m:num>
              <m:den>
                <m:r>
                  <m:rPr/>
                  <w:rPr>
                    <w:rFonts w:ascii="Cambria Math" w:hAnsi="Cambria Math" w:cs="Cambria Math"/>
                    <w:sz w:val="24"/>
                    <w:szCs w:val="24"/>
                  </w:rPr>
                  <m:t>2</m:t>
                </m:r>
                <m:ctrlPr>
                  <w:rPr>
                    <w:rFonts w:ascii="Cambria Math" w:hAnsi="Cambria Math"/>
                    <w:i/>
                    <w:sz w:val="24"/>
                    <w:szCs w:val="24"/>
                  </w:rPr>
                </m:ctrlPr>
              </m:den>
            </m:f>
            <m:r>
              <m:rPr/>
              <w:rPr>
                <w:rFonts w:ascii="Cambria Math" w:hAnsi="Cambria Math"/>
              </w:rPr>
              <m:t>t</m:t>
            </m:r>
            <m:ctrlPr>
              <w:rPr>
                <w:rFonts w:ascii="Cambria Math" w:hAnsi="Cambria Math"/>
                <w:i/>
              </w:rPr>
            </m:ctrlPr>
          </m:sup>
        </m:sSup>
        <m:d>
          <m:dPr>
            <m:begChr m:val="["/>
            <m:endChr m:val="]"/>
            <m:ctrlPr>
              <w:rPr>
                <w:rFonts w:ascii="Cambria Math" w:hAnsi="Cambria Math"/>
                <w:i/>
              </w:rPr>
            </m:ctrlPr>
          </m:dPr>
          <m:e>
            <m:d>
              <m:dPr>
                <m:ctrlPr>
                  <w:rPr>
                    <w:rFonts w:ascii="Cambria Math" w:hAnsi="Cambria Math"/>
                    <w:i/>
                  </w:rPr>
                </m:ctrlPr>
              </m:dPr>
              <m:e>
                <m:r>
                  <m:rPr/>
                  <w:rPr>
                    <w:rFonts w:ascii="Cambria Math" w:hAnsi="Cambria Math"/>
                  </w:rPr>
                  <m:t>A+B</m:t>
                </m:r>
                <m:ctrlPr>
                  <w:rPr>
                    <w:rFonts w:ascii="Cambria Math" w:hAnsi="Cambria Math"/>
                    <w:i/>
                  </w:rPr>
                </m:ctrlPr>
              </m:e>
            </m:d>
            <m:r>
              <m:rPr>
                <m:lit/>
              </m:rPr>
              <w:rPr>
                <w:rFonts w:ascii="Cambria Math" w:hAnsi="Cambria Math"/>
              </w:rPr>
              <m:t xml:space="preserve"> </m:t>
            </m:r>
            <m:func>
              <m:funcPr>
                <m:ctrlPr>
                  <w:rPr>
                    <w:rFonts w:ascii="Cambria Math" w:hAnsi="Cambria Math"/>
                    <w:i/>
                  </w:rPr>
                </m:ctrlPr>
              </m:funcPr>
              <m:fName>
                <m:r>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sz w:val="24"/>
                            <w:szCs w:val="24"/>
                          </w:rPr>
                        </m:ctrlPr>
                      </m:fPr>
                      <m:num>
                        <m:rad>
                          <m:radPr>
                            <m:degHide m:val="1"/>
                            <m:ctrlPr>
                              <w:rPr>
                                <w:rFonts w:ascii="Cambria Math" w:hAnsi="Cambria Math"/>
                                <w:i/>
                                <w:sz w:val="24"/>
                                <w:szCs w:val="24"/>
                              </w:rPr>
                            </m:ctrlPr>
                          </m:radPr>
                          <m:deg>
                            <m:ctrlPr>
                              <w:rPr>
                                <w:rFonts w:ascii="Cambria Math" w:hAnsi="Cambria Math"/>
                                <w:i/>
                                <w:sz w:val="24"/>
                                <w:szCs w:val="24"/>
                              </w:rPr>
                            </m:ctrlPr>
                          </m:deg>
                          <m:e>
                            <m:d>
                              <m:dPr>
                                <m:begChr m:val="{"/>
                                <m:endChr m:val="}"/>
                                <m:ctrlPr>
                                  <w:rPr>
                                    <w:rFonts w:ascii="Cambria Math" w:hAnsi="Cambria Math"/>
                                    <w:i/>
                                    <w:sz w:val="24"/>
                                    <w:szCs w:val="24"/>
                                  </w:rPr>
                                </m:ctrlPr>
                              </m:dPr>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d>
                            <m:ctrlPr>
                              <w:rPr>
                                <w:rFonts w:ascii="Cambria Math" w:hAnsi="Cambria Math"/>
                                <w:i/>
                                <w:sz w:val="24"/>
                                <w:szCs w:val="24"/>
                              </w:rPr>
                            </m:ctrlPr>
                          </m:e>
                        </m:rad>
                        <m:ctrlPr>
                          <w:rPr>
                            <w:rFonts w:ascii="Cambria Math" w:hAnsi="Cambria Math"/>
                            <w:i/>
                          </w:rPr>
                        </m:ctrlPr>
                      </m:num>
                      <m:den>
                        <m:r>
                          <m:rPr/>
                          <w:rPr>
                            <w:rFonts w:ascii="Cambria Math" w:hAnsi="Cambria Math"/>
                          </w:rPr>
                          <m:t>2</m:t>
                        </m:r>
                        <m:ctrlPr>
                          <w:rPr>
                            <w:rFonts w:ascii="Cambria Math" w:hAnsi="Cambria Math"/>
                            <w:i/>
                            <w:sz w:val="24"/>
                            <w:szCs w:val="24"/>
                          </w:rPr>
                        </m:ctrlPr>
                      </m:den>
                    </m:f>
                    <m:r>
                      <m:rPr/>
                      <w:rPr>
                        <w:rFonts w:ascii="Cambria Math" w:hAnsi="Cambria Math"/>
                      </w:rPr>
                      <m:t>t</m:t>
                    </m:r>
                    <m:ctrlPr>
                      <w:rPr>
                        <w:rFonts w:ascii="Cambria Math" w:hAnsi="Cambria Math"/>
                        <w:i/>
                      </w:rPr>
                    </m:ctrlPr>
                  </m:e>
                </m:d>
                <m:ctrlPr>
                  <w:rPr>
                    <w:rFonts w:ascii="Cambria Math" w:hAnsi="Cambria Math"/>
                    <w:i/>
                  </w:rPr>
                </m:ctrlPr>
              </m:e>
            </m:func>
            <m:r>
              <m:rPr/>
              <w:rPr>
                <w:rFonts w:ascii="Cambria Math" w:hAnsi="Cambria Math"/>
              </w:rPr>
              <m:t>+i</m:t>
            </m:r>
            <m:d>
              <m:dPr>
                <m:ctrlPr>
                  <w:rPr>
                    <w:rFonts w:ascii="Cambria Math" w:hAnsi="Cambria Math"/>
                    <w:i/>
                  </w:rPr>
                </m:ctrlPr>
              </m:dPr>
              <m:e>
                <m:r>
                  <m:rPr/>
                  <w:rPr>
                    <w:rFonts w:ascii="Cambria Math" w:hAnsi="Cambria Math"/>
                  </w:rPr>
                  <m:t>A−B</m:t>
                </m:r>
                <m:ctrlPr>
                  <w:rPr>
                    <w:rFonts w:ascii="Cambria Math" w:hAnsi="Cambria Math"/>
                    <w:i/>
                  </w:rPr>
                </m:ctrlPr>
              </m:e>
            </m:d>
            <m:r>
              <m:rPr>
                <m:lit/>
              </m:rPr>
              <w:rPr>
                <w:rFonts w:ascii="Cambria Math" w:hAnsi="Cambria Math"/>
              </w:rPr>
              <m:t xml:space="preserve"> </m:t>
            </m:r>
            <m:func>
              <m:funcPr>
                <m:ctrlPr>
                  <w:rPr>
                    <w:rFonts w:ascii="Cambria Math" w:hAnsi="Cambria Math"/>
                    <w:i/>
                  </w:rPr>
                </m:ctrlPr>
              </m:funcPr>
              <m:fName>
                <m:r>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sz w:val="24"/>
                            <w:szCs w:val="24"/>
                          </w:rPr>
                        </m:ctrlPr>
                      </m:fPr>
                      <m:num>
                        <m:rad>
                          <m:radPr>
                            <m:degHide m:val="1"/>
                            <m:ctrlPr>
                              <w:rPr>
                                <w:rFonts w:ascii="Cambria Math" w:hAnsi="Cambria Math"/>
                                <w:i/>
                                <w:sz w:val="24"/>
                                <w:szCs w:val="24"/>
                              </w:rPr>
                            </m:ctrlPr>
                          </m:radPr>
                          <m:deg>
                            <m:ctrlPr>
                              <w:rPr>
                                <w:rFonts w:ascii="Cambria Math" w:hAnsi="Cambria Math"/>
                                <w:i/>
                                <w:sz w:val="24"/>
                                <w:szCs w:val="24"/>
                              </w:rPr>
                            </m:ctrlPr>
                          </m:deg>
                          <m:e>
                            <m:d>
                              <m:dPr>
                                <m:begChr m:val="{"/>
                                <m:endChr m:val="}"/>
                                <m:ctrlPr>
                                  <w:rPr>
                                    <w:rFonts w:ascii="Cambria Math" w:hAnsi="Cambria Math"/>
                                    <w:i/>
                                    <w:sz w:val="24"/>
                                    <w:szCs w:val="24"/>
                                  </w:rPr>
                                </m:ctrlPr>
                              </m:dPr>
                              <m:e>
                                <m:r>
                                  <m:rPr/>
                                  <w:rPr>
                                    <w:rFonts w:ascii="Cambria Math" w:hAnsi="Cambria Math"/>
                                    <w:sz w:val="24"/>
                                    <w:szCs w:val="24"/>
                                  </w:rPr>
                                  <m:t>4</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e>
                            </m:d>
                            <m:ctrlPr>
                              <w:rPr>
                                <w:rFonts w:ascii="Cambria Math" w:hAnsi="Cambria Math"/>
                                <w:i/>
                                <w:sz w:val="24"/>
                                <w:szCs w:val="24"/>
                              </w:rPr>
                            </m:ctrlPr>
                          </m:e>
                        </m:rad>
                        <m:ctrlPr>
                          <w:rPr>
                            <w:rFonts w:ascii="Cambria Math" w:hAnsi="Cambria Math"/>
                            <w:i/>
                          </w:rPr>
                        </m:ctrlPr>
                      </m:num>
                      <m:den>
                        <m:r>
                          <m:rPr/>
                          <w:rPr>
                            <w:rFonts w:ascii="Cambria Math" w:hAnsi="Cambria Math"/>
                          </w:rPr>
                          <m:t>2</m:t>
                        </m:r>
                        <m:ctrlPr>
                          <w:rPr>
                            <w:rFonts w:ascii="Cambria Math" w:hAnsi="Cambria Math"/>
                            <w:i/>
                            <w:sz w:val="24"/>
                            <w:szCs w:val="24"/>
                          </w:rPr>
                        </m:ctrlPr>
                      </m:den>
                    </m:f>
                    <m:r>
                      <m:rPr/>
                      <w:rPr>
                        <w:rFonts w:ascii="Cambria Math" w:hAnsi="Cambria Math"/>
                      </w:rPr>
                      <m:t>t</m:t>
                    </m:r>
                    <m:ctrlPr>
                      <w:rPr>
                        <w:rFonts w:ascii="Cambria Math" w:hAnsi="Cambria Math"/>
                        <w:i/>
                      </w:rPr>
                    </m:ctrlPr>
                  </m:e>
                </m:d>
                <m:ctrlPr>
                  <w:rPr>
                    <w:rFonts w:ascii="Cambria Math" w:hAnsi="Cambria Math"/>
                    <w:i/>
                  </w:rPr>
                </m:ctrlPr>
              </m:e>
            </m:func>
            <m:ctrlPr>
              <w:rPr>
                <w:rFonts w:ascii="Cambria Math" w:hAnsi="Cambria Math"/>
                <w:i/>
              </w:rPr>
            </m:ctrlPr>
          </m:e>
        </m:d>
      </m:oMath>
      <w:r>
        <w:tab/>
      </w:r>
      <w:r>
        <w:t>(6)</w:t>
      </w:r>
    </w:p>
    <w:p>
      <w:r>
        <w:t>The real part of (6) is</w:t>
      </w:r>
    </w:p>
    <w:p>
      <w:pPr>
        <w:tabs>
          <w:tab w:val="right" w:pos="5812"/>
        </w:tabs>
        <w:spacing w:after="0"/>
        <w:jc w:val="right"/>
      </w:pPr>
      <m:oMath>
        <m:r>
          <m:rPr/>
          <w:rPr>
            <w:rFonts w:ascii="Cambria Math" w:hAnsi="Cambria Math"/>
          </w:rPr>
          <m:t>θ=C</m:t>
        </m:r>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cs="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rPr>
                    </m:ctrlPr>
                  </m:e>
                  <m:sub>
                    <m:r>
                      <m:rPr/>
                      <w:rPr>
                        <w:rFonts w:ascii="Cambria Math" w:hAnsi="Cambria Math"/>
                        <w:sz w:val="24"/>
                        <w:szCs w:val="24"/>
                      </w:rPr>
                      <m:t>1</m:t>
                    </m:r>
                    <m:ctrlPr>
                      <w:rPr>
                        <w:rFonts w:ascii="Cambria Math" w:hAnsi="Cambria Math"/>
                        <w:i/>
                        <w:iCs/>
                        <w:sz w:val="24"/>
                        <w:szCs w:val="24"/>
                      </w:rPr>
                    </m:ctrlPr>
                  </m:sub>
                </m:sSub>
                <m:ctrlPr>
                  <w:rPr>
                    <w:rFonts w:ascii="Cambria Math" w:hAnsi="Cambria Math"/>
                    <w:i/>
                    <w:iCs/>
                  </w:rPr>
                </m:ctrlPr>
              </m:num>
              <m:den>
                <m:r>
                  <m:rPr/>
                  <w:rPr>
                    <w:rFonts w:ascii="Cambria Math" w:hAnsi="Cambria Math" w:cs="Cambria Math"/>
                    <w:sz w:val="24"/>
                    <w:szCs w:val="24"/>
                  </w:rPr>
                  <m:t>2</m:t>
                </m:r>
                <m:ctrlPr>
                  <w:rPr>
                    <w:rFonts w:ascii="Cambria Math" w:hAnsi="Cambria Math"/>
                    <w:i/>
                    <w:iCs/>
                  </w:rPr>
                </m:ctrlPr>
              </m:den>
            </m:f>
            <m:r>
              <m:rPr/>
              <w:rPr>
                <w:rFonts w:ascii="Cambria Math" w:hAnsi="Cambria Math"/>
              </w:rPr>
              <m:t>t</m:t>
            </m:r>
            <m:ctrlPr>
              <w:rPr>
                <w:rFonts w:ascii="Cambria Math" w:hAnsi="Cambria Math"/>
                <w:i/>
                <w:iCs/>
              </w:rPr>
            </m:ctrlPr>
          </m:sup>
        </m:sSup>
        <m:func>
          <m:funcPr>
            <m:ctrlPr>
              <w:rPr>
                <w:rFonts w:ascii="Cambria Math" w:hAnsi="Cambria Math"/>
                <w:i/>
                <w:iCs/>
              </w:rPr>
            </m:ctrlPr>
          </m:funcPr>
          <m:fName>
            <m:r>
              <m:rPr/>
              <w:rPr>
                <w:rFonts w:ascii="Cambria Math" w:hAnsi="Cambria Math"/>
              </w:rPr>
              <m:t>cos</m:t>
            </m:r>
            <m:ctrlPr>
              <w:rPr>
                <w:rFonts w:ascii="Cambria Math" w:hAnsi="Cambria Math"/>
                <w:i/>
                <w:iCs/>
              </w:rPr>
            </m:ctrlPr>
          </m:fName>
          <m:e>
            <m:d>
              <m:dPr>
                <m:ctrlPr>
                  <w:rPr>
                    <w:rFonts w:ascii="Cambria Math" w:hAnsi="Cambria Math"/>
                    <w:i/>
                    <w:iCs/>
                  </w:rPr>
                </m:ctrlPr>
              </m:dPr>
              <m:e>
                <m:f>
                  <m:fPr>
                    <m:ctrlPr>
                      <w:rPr>
                        <w:rFonts w:ascii="Cambria Math" w:hAnsi="Cambria Math"/>
                        <w:i/>
                        <w:iCs/>
                        <w:sz w:val="24"/>
                        <w:szCs w:val="24"/>
                      </w:rPr>
                    </m:ctrlPr>
                  </m:fPr>
                  <m:num>
                    <m:rad>
                      <m:radPr>
                        <m:degHide m:val="1"/>
                        <m:ctrlPr>
                          <w:rPr>
                            <w:rFonts w:ascii="Cambria Math" w:hAnsi="Cambria Math"/>
                            <w:i/>
                            <w:iCs/>
                            <w:sz w:val="24"/>
                            <w:szCs w:val="24"/>
                          </w:rPr>
                        </m:ctrlPr>
                      </m:radPr>
                      <m:deg>
                        <m:ctrlPr>
                          <w:rPr>
                            <w:rFonts w:ascii="Cambria Math" w:hAnsi="Cambria Math"/>
                            <w:i/>
                            <w:iCs/>
                            <w:sz w:val="24"/>
                            <w:szCs w:val="24"/>
                          </w:rPr>
                        </m:ctrlPr>
                      </m:deg>
                      <m:e>
                        <m:r>
                          <m:rPr/>
                          <w:rPr>
                            <w:rFonts w:ascii="Cambria Math" w:hAnsi="Cambria Math"/>
                            <w:sz w:val="24"/>
                            <w:szCs w:val="24"/>
                          </w:rPr>
                          <m:t>4</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ctrlPr>
                      <w:rPr>
                        <w:rFonts w:ascii="Cambria Math" w:hAnsi="Cambria Math"/>
                        <w:i/>
                        <w:iCs/>
                      </w:rPr>
                    </m:ctrlPr>
                  </m:num>
                  <m:den>
                    <m:r>
                      <m:rPr/>
                      <w:rPr>
                        <w:rFonts w:ascii="Cambria Math" w:hAnsi="Cambria Math"/>
                      </w:rPr>
                      <m:t>2</m:t>
                    </m:r>
                    <m:ctrlPr>
                      <w:rPr>
                        <w:rFonts w:ascii="Cambria Math" w:hAnsi="Cambria Math"/>
                        <w:i/>
                        <w:iCs/>
                      </w:rPr>
                    </m:ctrlPr>
                  </m:den>
                </m:f>
                <m:r>
                  <m:rPr/>
                  <w:rPr>
                    <w:rFonts w:ascii="Cambria Math" w:hAnsi="Cambria Math"/>
                  </w:rPr>
                  <m:t>t</m:t>
                </m:r>
                <m:ctrlPr>
                  <w:rPr>
                    <w:rFonts w:ascii="Cambria Math" w:hAnsi="Cambria Math"/>
                    <w:i/>
                    <w:iCs/>
                  </w:rPr>
                </m:ctrlPr>
              </m:e>
            </m:d>
            <m:ctrlPr>
              <w:rPr>
                <w:rFonts w:ascii="Cambria Math" w:hAnsi="Cambria Math"/>
                <w:i/>
                <w:iCs/>
              </w:rPr>
            </m:ctrlPr>
          </m:e>
        </m:func>
      </m:oMath>
      <w:r>
        <w:tab/>
      </w:r>
      <w:r>
        <w:t>(7)</w:t>
      </w:r>
      <w:r>
        <w:br w:type="textWrapping"/>
      </w:r>
    </w:p>
    <w:p>
      <w:pPr>
        <w:tabs>
          <w:tab w:val="right" w:pos="5954"/>
        </w:tabs>
        <w:spacing w:after="0"/>
      </w:pPr>
      <w:r>
        <w:t>This is a cosine function of t, where</w:t>
      </w:r>
      <m:oMath>
        <m:r>
          <m:rPr/>
          <w:rPr>
            <w:rFonts w:ascii="Cambria Math" w:hAnsi="Cambria Math"/>
          </w:rPr>
          <m:t> C</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cs="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rPr>
                    </m:ctrlPr>
                  </m:e>
                  <m:sub>
                    <m:r>
                      <m:rPr/>
                      <w:rPr>
                        <w:rFonts w:ascii="Cambria Math" w:hAnsi="Cambria Math"/>
                        <w:sz w:val="24"/>
                        <w:szCs w:val="24"/>
                      </w:rPr>
                      <m:t>1</m:t>
                    </m:r>
                    <m:ctrlPr>
                      <w:rPr>
                        <w:rFonts w:ascii="Cambria Math" w:hAnsi="Cambria Math"/>
                        <w:i/>
                        <w:sz w:val="24"/>
                        <w:szCs w:val="24"/>
                      </w:rPr>
                    </m:ctrlPr>
                  </m:sub>
                </m:sSub>
                <m:ctrlPr>
                  <w:rPr>
                    <w:rFonts w:ascii="Cambria Math" w:hAnsi="Cambria Math"/>
                    <w:i/>
                  </w:rPr>
                </m:ctrlPr>
              </m:num>
              <m:den>
                <m:r>
                  <m:rPr/>
                  <w:rPr>
                    <w:rFonts w:ascii="Cambria Math" w:hAnsi="Cambria Math" w:cs="Cambria Math"/>
                    <w:sz w:val="24"/>
                    <w:szCs w:val="24"/>
                  </w:rPr>
                  <m:t>2</m:t>
                </m:r>
                <m:ctrlPr>
                  <w:rPr>
                    <w:rFonts w:ascii="Cambria Math" w:hAnsi="Cambria Math"/>
                    <w:i/>
                  </w:rPr>
                </m:ctrlPr>
              </m:den>
            </m:f>
            <m:r>
              <m:rPr/>
              <w:rPr>
                <w:rFonts w:ascii="Cambria Math" w:hAnsi="Cambria Math"/>
              </w:rPr>
              <m:t>t</m:t>
            </m:r>
            <m:ctrlPr>
              <w:rPr>
                <w:rFonts w:ascii="Cambria Math" w:hAnsi="Cambria Math"/>
                <w:i/>
              </w:rPr>
            </m:ctrlPr>
          </m:sup>
        </m:sSup>
      </m:oMath>
      <w:r>
        <w:t xml:space="preserve"> is the coefficient and decrease with the time goes. This suits the real action in damping condition, that as time goes by, pendulum swings with a smaller and smaller angle, but time taken for each cycle doesn’t change.</w:t>
      </w:r>
    </w:p>
    <w:p>
      <w:pPr>
        <w:tabs>
          <w:tab w:val="right" w:pos="5954"/>
        </w:tabs>
        <w:spacing w:after="0"/>
      </w:pPr>
    </w:p>
    <w:p>
      <w:pPr>
        <w:tabs>
          <w:tab w:val="right" w:pos="5954"/>
        </w:tabs>
        <w:spacing w:after="0"/>
      </w:pPr>
      <w:r>
        <w:t xml:space="preserve">To calculate the period of a trigonometry function, we should first find out the angular frequency, which is </w:t>
      </w:r>
      <m:oMath>
        <m:r>
          <m:rPr>
            <m:sty m:val="p"/>
          </m:rPr>
          <w:rPr>
            <w:rFonts w:ascii="Cambria Math" w:hAnsi="Cambria Math"/>
          </w:rPr>
          <m:t>ω</m:t>
        </m:r>
      </m:oMath>
      <w:r>
        <w:t xml:space="preserve">. Therefore, since the original period of </w:t>
      </w:r>
      <m:oMath>
        <m:r>
          <m:rPr>
            <m:sty m:val="p"/>
          </m:rPr>
          <w:rPr>
            <w:rFonts w:ascii="Cambria Math" w:hAnsi="Cambria Math"/>
          </w:rPr>
          <m:t>cos</m:t>
        </m:r>
        <m:d>
          <m:dPr>
            <m:ctrlPr>
              <w:rPr>
                <w:rFonts w:ascii="Cambria Math" w:hAnsi="Cambria Math"/>
                <w:i/>
              </w:rPr>
            </m:ctrlPr>
          </m:dPr>
          <m:e>
            <m:r>
              <m:rPr>
                <m:sty m:val="p"/>
              </m:rPr>
              <w:rPr>
                <w:rFonts w:ascii="Cambria Math" w:hAnsi="Cambria Math"/>
              </w:rPr>
              <m:t>x</m:t>
            </m:r>
            <m:ctrlPr>
              <w:rPr>
                <w:rFonts w:ascii="Cambria Math" w:hAnsi="Cambria Math"/>
                <w:i/>
              </w:rPr>
            </m:ctrlPr>
          </m:e>
        </m:d>
      </m:oMath>
      <w:r>
        <w:t xml:space="preserve"> is </w:t>
      </w:r>
      <m:oMath>
        <m:r>
          <m:rPr/>
          <w:rPr>
            <w:rFonts w:ascii="Cambria Math" w:hAnsi="Cambria Math"/>
          </w:rPr>
          <m:t>2</m:t>
        </m:r>
        <m:r>
          <m:rPr>
            <m:sty m:val="p"/>
          </m:rPr>
          <w:rPr>
            <w:rFonts w:ascii="Cambria Math" w:hAnsi="Cambria Math"/>
          </w:rPr>
          <m:t>π</m:t>
        </m:r>
      </m:oMath>
      <w:r>
        <w:t xml:space="preserve">, the current period can be calculated by </w:t>
      </w:r>
      <m:oMath>
        <m:r>
          <m:rPr/>
          <w:rPr>
            <w:rFonts w:ascii="Cambria Math" w:hAnsi="Cambria Math"/>
          </w:rPr>
          <m:t>T=</m:t>
        </m:r>
        <m:f>
          <m:fPr>
            <m:ctrlPr>
              <w:rPr>
                <w:rFonts w:ascii="Cambria Math" w:hAnsi="Cambria Math"/>
                <w:i/>
                <w:iCs/>
              </w:rPr>
            </m:ctrlPr>
          </m:fPr>
          <m:num>
            <m:r>
              <m:rPr/>
              <w:rPr>
                <w:rFonts w:ascii="Cambria Math" w:hAnsi="Cambria Math"/>
              </w:rPr>
              <m:t>2π</m:t>
            </m:r>
            <m:ctrlPr>
              <w:rPr>
                <w:rFonts w:ascii="Cambria Math" w:hAnsi="Cambria Math"/>
                <w:i/>
                <w:iCs/>
              </w:rPr>
            </m:ctrlPr>
          </m:num>
          <m:den>
            <m:r>
              <m:rPr/>
              <w:rPr>
                <w:rFonts w:ascii="Cambria Math" w:hAnsi="Cambria Math"/>
              </w:rPr>
              <m:t>ω</m:t>
            </m:r>
            <m:ctrlPr>
              <w:rPr>
                <w:rFonts w:ascii="Cambria Math" w:hAnsi="Cambria Math"/>
                <w:i/>
                <w:iCs/>
              </w:rPr>
            </m:ctrlPr>
          </m:den>
        </m:f>
      </m:oMath>
      <w:r>
        <w:t>.</w:t>
      </w:r>
    </w:p>
    <w:p>
      <w:pPr>
        <w:tabs>
          <w:tab w:val="right" w:pos="5954"/>
        </w:tabs>
        <w:spacing w:after="0"/>
        <w:rPr>
          <w:rFonts w:ascii="Cambria Math" w:hAnsi="Cambria Math"/>
          <w:i/>
        </w:rPr>
      </w:pPr>
      <w:r>
        <w:t>Within (7),</w:t>
      </w:r>
      <w:r>
        <w:rPr>
          <w:rFonts w:ascii="Cambria Math" w:hAnsi="Cambria Math"/>
          <w:i/>
        </w:rPr>
        <w:t xml:space="preserve"> </w:t>
      </w:r>
      <m:oMath>
        <m:r>
          <m:rPr/>
          <w:rPr>
            <w:rFonts w:ascii="Cambria Math" w:hAnsi="Cambria Math"/>
          </w:rPr>
          <m:t>ω=</m:t>
        </m:r>
        <m:f>
          <m:fPr>
            <m:ctrlPr>
              <w:rPr>
                <w:rFonts w:ascii="Cambria Math" w:hAnsi="Cambria Math"/>
                <w:i/>
                <w:iCs/>
                <w:sz w:val="24"/>
                <w:szCs w:val="24"/>
              </w:rPr>
            </m:ctrlPr>
          </m:fPr>
          <m:num>
            <m:rad>
              <m:radPr>
                <m:degHide m:val="1"/>
                <m:ctrlPr>
                  <w:rPr>
                    <w:rFonts w:ascii="Cambria Math" w:hAnsi="Cambria Math"/>
                    <w:i/>
                    <w:iCs/>
                    <w:sz w:val="24"/>
                    <w:szCs w:val="24"/>
                  </w:rPr>
                </m:ctrlPr>
              </m:radPr>
              <m:deg>
                <m:ctrlPr>
                  <w:rPr>
                    <w:rFonts w:ascii="Cambria Math" w:hAnsi="Cambria Math"/>
                    <w:i/>
                    <w:iCs/>
                    <w:sz w:val="24"/>
                    <w:szCs w:val="24"/>
                  </w:rPr>
                </m:ctrlPr>
              </m:deg>
              <m:e>
                <m:r>
                  <m:rPr/>
                  <w:rPr>
                    <w:rFonts w:ascii="Cambria Math" w:hAnsi="Cambria Math"/>
                    <w:sz w:val="24"/>
                    <w:szCs w:val="24"/>
                  </w:rPr>
                  <m:t>4I</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ctrlPr>
              <w:rPr>
                <w:rFonts w:ascii="Cambria Math" w:hAnsi="Cambria Math"/>
                <w:i/>
                <w:iCs/>
              </w:rPr>
            </m:ctrlPr>
          </m:num>
          <m:den>
            <m:r>
              <m:rPr/>
              <w:rPr>
                <w:rFonts w:ascii="Cambria Math" w:hAnsi="Cambria Math"/>
              </w:rPr>
              <m:t>2</m:t>
            </m:r>
            <m:ctrlPr>
              <w:rPr>
                <w:rFonts w:ascii="Cambria Math" w:hAnsi="Cambria Math"/>
                <w:i/>
                <w:iCs/>
              </w:rPr>
            </m:ctrlPr>
          </m:den>
        </m:f>
      </m:oMath>
      <w:r>
        <w:rPr>
          <w:rFonts w:ascii="Cambria Math" w:hAnsi="Cambria Math"/>
          <w:i/>
        </w:rPr>
        <w:t>,</w:t>
      </w:r>
      <w:r>
        <w:rPr>
          <w:rFonts w:cstheme="minorHAnsi"/>
          <w:i/>
        </w:rPr>
        <w:t xml:space="preserve"> </w:t>
      </w:r>
      <w:r>
        <w:rPr>
          <w:rFonts w:cstheme="minorHAnsi"/>
          <w:iCs/>
        </w:rPr>
        <w:t>thus</w:t>
      </w:r>
    </w:p>
    <w:p>
      <w:pPr>
        <w:tabs>
          <w:tab w:val="right" w:pos="8364"/>
        </w:tabs>
        <w:jc w:val="center"/>
        <w:rPr>
          <w:rFonts w:ascii="Cambria Math" w:hAnsi="Cambria Math"/>
          <w:i/>
        </w:rPr>
      </w:pPr>
      <m:oMathPara>
        <m:oMathParaPr>
          <m:jc m:val="center"/>
        </m:oMathParaPr>
        <m:oMath>
          <m:r>
            <m:rPr/>
            <w:rPr>
              <w:rFonts w:ascii="Cambria Math" w:hAnsi="Cambria Math"/>
            </w:rPr>
            <m:t>T=</m:t>
          </m:r>
          <m:f>
            <m:fPr>
              <m:ctrlPr>
                <w:rPr>
                  <w:rFonts w:ascii="Cambria Math" w:hAnsi="Cambria Math"/>
                  <w:i/>
                </w:rPr>
              </m:ctrlPr>
            </m:fPr>
            <m:num>
              <m:r>
                <m:rPr/>
                <w:rPr>
                  <w:rFonts w:ascii="Cambria Math" w:hAnsi="Cambria Math"/>
                </w:rPr>
                <m:t>2π</m:t>
              </m:r>
              <m:ctrlPr>
                <w:rPr>
                  <w:rFonts w:ascii="Cambria Math" w:hAnsi="Cambria Math"/>
                  <w:i/>
                </w:rPr>
              </m:ctrlPr>
            </m:num>
            <m:den>
              <m:r>
                <m:rPr/>
                <w:rPr>
                  <w:rFonts w:ascii="Cambria Math" w:hAnsi="Cambria Math"/>
                </w:rPr>
                <m:t>ω</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2π</m:t>
              </m:r>
              <m:ctrlPr>
                <w:rPr>
                  <w:rFonts w:ascii="Cambria Math" w:hAnsi="Cambria Math"/>
                  <w:i/>
                </w:rPr>
              </m:ctrlPr>
            </m:num>
            <m:den>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r>
                        <m:rPr/>
                        <w:rPr>
                          <w:rFonts w:ascii="Cambria Math" w:hAnsi="Cambria Math"/>
                        </w:rPr>
                        <m:t>4</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4π</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4</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rad>
              <m:ctrlPr>
                <w:rPr>
                  <w:rFonts w:ascii="Cambria Math" w:hAnsi="Cambria Math"/>
                  <w:i/>
                </w:rPr>
              </m:ctrlPr>
            </m:den>
          </m:f>
        </m:oMath>
      </m:oMathPara>
    </w:p>
    <w:p>
      <w:pPr>
        <w:tabs>
          <w:tab w:val="right" w:pos="5954"/>
        </w:tabs>
        <w:spacing w:after="0"/>
      </w:pPr>
    </w:p>
    <w:p>
      <w:pPr>
        <w:tabs>
          <w:tab w:val="right" w:pos="5954"/>
        </w:tabs>
        <w:spacing w:after="0"/>
      </w:pPr>
      <w:r>
        <w:t xml:space="preserve">Recall that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iCs/>
                  </w:rPr>
                </m:ctrlPr>
              </m:sup>
            </m:sSup>
            <m:ctrlPr>
              <w:rPr>
                <w:rFonts w:ascii="Cambria Math" w:hAnsi="Cambria Math"/>
                <w:i/>
                <w:iCs/>
              </w:rPr>
            </m:ctrlPr>
          </m:num>
          <m:den>
            <m:r>
              <m:rPr/>
              <w:rPr>
                <w:rFonts w:ascii="Cambria Math" w:hAnsi="Cambria Math"/>
              </w:rPr>
              <m:t>I</m:t>
            </m:r>
            <m:ctrlPr>
              <w:rPr>
                <w:rFonts w:ascii="Cambria Math" w:hAnsi="Cambria Math"/>
                <w:i/>
                <w:iCs/>
              </w:rPr>
            </m:ctrlPr>
          </m:den>
        </m:f>
      </m:oMath>
      <w:r>
        <w:rPr>
          <w:iCs/>
        </w:rPr>
        <w:t xml:space="preserve"> , </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ctrlPr>
              <w:rPr>
                <w:rFonts w:ascii="Cambria Math" w:hAnsi="Cambria Math"/>
                <w:i/>
                <w:iCs/>
              </w:rPr>
            </m:ctrlPr>
          </m:num>
          <m:den>
            <m:r>
              <m:rPr/>
              <w:rPr>
                <w:rFonts w:ascii="Cambria Math" w:hAnsi="Cambria Math"/>
              </w:rPr>
              <m:t>I</m:t>
            </m:r>
            <m:ctrlPr>
              <w:rPr>
                <w:rFonts w:ascii="Cambria Math" w:hAnsi="Cambria Math"/>
                <w:i/>
                <w:iCs/>
              </w:rPr>
            </m:ctrlPr>
          </m:den>
        </m:f>
      </m:oMath>
      <w:r>
        <w:t>,</w:t>
      </w:r>
    </w:p>
    <w:p>
      <w:pPr>
        <w:tabs>
          <w:tab w:val="right" w:pos="5954"/>
        </w:tabs>
        <w:spacing w:after="0"/>
        <w:jc w:val="center"/>
        <w:rPr>
          <w:i/>
        </w:rPr>
      </w:pPr>
      <m:oMathPara>
        <m:oMathParaPr>
          <m:jc m:val="center"/>
        </m:oMathParaPr>
        <m:oMath>
          <m:r>
            <m:rPr/>
            <w:rPr>
              <w:rFonts w:ascii="Cambria Math" w:hAnsi="Cambria Math"/>
            </w:rPr>
            <m:t>T=</m:t>
          </m:r>
          <m:f>
            <m:fPr>
              <m:ctrlPr>
                <w:rPr>
                  <w:rFonts w:ascii="Cambria Math" w:hAnsi="Cambria Math"/>
                  <w:i/>
                </w:rPr>
              </m:ctrlPr>
            </m:fPr>
            <m:num>
              <m:r>
                <m:rPr/>
                <w:rPr>
                  <w:rFonts w:ascii="Cambria Math" w:hAnsi="Cambria Math"/>
                </w:rPr>
                <m:t>4π</m:t>
              </m:r>
              <m:ctrlPr>
                <w:rPr>
                  <w:rFonts w:ascii="Cambria Math" w:hAnsi="Cambria Math"/>
                  <w:i/>
                </w:rPr>
              </m:ctrlPr>
            </m:num>
            <m:den>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4</m:t>
                  </m:r>
                  <m:f>
                    <m:fPr>
                      <m:ctrlPr>
                        <w:rPr>
                          <w:rFonts w:ascii="Cambria Math" w:hAnsi="Cambria Math"/>
                          <w:i/>
                        </w:rPr>
                      </m:ctrlPr>
                    </m:fPr>
                    <m:num>
                      <m:d>
                        <m:dPr>
                          <m:ctrlPr>
                            <w:rPr>
                              <w:rFonts w:ascii="Cambria Math" w:hAnsi="Cambria Math"/>
                              <w:i/>
                            </w:rPr>
                          </m:ctrlPr>
                        </m:dPr>
                        <m:e>
                          <m:r>
                            <m:rPr/>
                            <w:rPr>
                              <w:rFonts w:ascii="Cambria Math" w:hAnsi="Cambria Math"/>
                            </w:rPr>
                            <m:t>m−ρV</m:t>
                          </m:r>
                          <m:ctrlPr>
                            <w:rPr>
                              <w:rFonts w:ascii="Cambria Math" w:hAnsi="Cambria Math"/>
                              <w:i/>
                            </w:rPr>
                          </m:ctrlPr>
                        </m:e>
                      </m:d>
                      <m:r>
                        <m:rPr/>
                        <w:rPr>
                          <w:rFonts w:ascii="Cambria Math" w:hAnsi="Cambria Math"/>
                        </w:rPr>
                        <m:t>gR</m:t>
                      </m:r>
                      <m:ctrlPr>
                        <w:rPr>
                          <w:rFonts w:ascii="Cambria Math" w:hAnsi="Cambria Math"/>
                          <w:i/>
                        </w:rPr>
                      </m:ctrlPr>
                    </m:num>
                    <m:den>
                      <m:r>
                        <m:rPr/>
                        <w:rPr>
                          <w:rFonts w:ascii="Cambria Math" w:hAnsi="Cambria Math"/>
                        </w:rPr>
                        <m:t>I</m:t>
                      </m:r>
                      <m:ctrlPr>
                        <w:rPr>
                          <w:rFonts w:ascii="Cambria Math" w:hAnsi="Cambria Math"/>
                          <w:i/>
                        </w:rPr>
                      </m:ctrlPr>
                    </m:den>
                  </m:f>
                  <m:r>
                    <m:rPr/>
                    <w:rPr>
                      <w:rFonts w:ascii="Cambria Math" w:hAnsi="Cambria Math"/>
                      <w:sz w:val="24"/>
                      <w:szCs w:val="24"/>
                    </w:rPr>
                    <m:t>−</m:t>
                  </m:r>
                  <m:f>
                    <m:fPr>
                      <m:ctrlPr>
                        <w:rPr>
                          <w:rFonts w:ascii="Cambria Math" w:hAnsi="Cambria Math"/>
                          <w:i/>
                        </w:rPr>
                      </m:ctrlPr>
                    </m:fPr>
                    <m:num>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sz w:val="24"/>
                      <w:szCs w:val="24"/>
                    </w:rPr>
                  </m:ctrlPr>
                </m:e>
              </m:rad>
              <m:ctrlPr>
                <w:rPr>
                  <w:rFonts w:ascii="Cambria Math" w:hAnsi="Cambria Math"/>
                  <w:i/>
                </w:rPr>
              </m:ctrlPr>
            </m:den>
          </m:f>
        </m:oMath>
      </m:oMathPara>
    </w:p>
    <w:p>
      <w:pPr>
        <w:tabs>
          <w:tab w:val="right" w:pos="5954"/>
        </w:tabs>
        <w:spacing w:after="0"/>
        <w:jc w:val="right"/>
      </w:pPr>
      <w:r>
        <w:t>(8)</w:t>
      </w:r>
    </w:p>
    <w:p>
      <w:pPr>
        <w:tabs>
          <w:tab w:val="right" w:pos="5954"/>
        </w:tabs>
        <w:spacing w:after="0"/>
      </w:pPr>
      <w:r>
        <w:t>And this is the formula of the condition where damping force is directly proportional to the velocity.</w:t>
      </w:r>
    </w:p>
    <w:p>
      <w:pPr>
        <w:tabs>
          <w:tab w:val="right" w:pos="5954"/>
        </w:tabs>
        <w:spacing w:after="0"/>
        <w:jc w:val="center"/>
      </w:pPr>
    </w:p>
    <w:p>
      <w:pPr>
        <w:tabs>
          <w:tab w:val="right" w:pos="5954"/>
        </w:tabs>
        <w:spacing w:after="0"/>
        <w:jc w:val="center"/>
      </w:pPr>
    </w:p>
    <w:p>
      <w:pPr>
        <w:tabs>
          <w:tab w:val="right" w:pos="5954"/>
        </w:tabs>
        <w:spacing w:after="0"/>
        <w:jc w:val="center"/>
      </w:pPr>
    </w:p>
    <w:p>
      <w:pPr>
        <w:pStyle w:val="3"/>
        <w:rPr>
          <w:rStyle w:val="31"/>
          <w:b/>
          <w:bCs/>
        </w:rPr>
      </w:pPr>
      <w:bookmarkStart w:id="4" w:name="_Toc157765169"/>
      <w:r>
        <w:rPr>
          <w:rStyle w:val="31"/>
          <w:b/>
          <w:bCs/>
        </w:rPr>
        <w:t>2.2 Liquid friction proportional to the square of velocity</w:t>
      </w:r>
      <w:bookmarkEnd w:id="4"/>
    </w:p>
    <w:p>
      <w:pPr>
        <w:tabs>
          <w:tab w:val="right" w:pos="5954"/>
        </w:tabs>
        <w:spacing w:after="0"/>
        <w:rPr>
          <w:lang w:val="en-GB"/>
        </w:rPr>
      </w:pPr>
    </w:p>
    <w:p>
      <w:pPr>
        <w:tabs>
          <w:tab w:val="right" w:pos="5954"/>
        </w:tabs>
        <w:spacing w:after="0"/>
      </w:pPr>
      <w:r>
        <w:t>In the second situation, the friction acting on the compound pendulum is proportional to the square of velocity, that is</w:t>
      </w:r>
    </w:p>
    <w:p>
      <w:pPr>
        <w:jc w:val="center"/>
        <w:rPr>
          <w:i/>
          <w:iCs/>
        </w:rPr>
      </w:pPr>
      <m:oMathPara>
        <m:oMath>
          <m:r>
            <m:rPr/>
            <w:rPr>
              <w:rFonts w:ascii="Cambria Math" w:hAnsi="Cambria Math"/>
            </w:rPr>
            <m:t>f=−k</m:t>
          </m:r>
          <m:sSup>
            <m:sSupPr>
              <m:ctrlPr>
                <w:rPr>
                  <w:rFonts w:ascii="Cambria Math" w:hAnsi="Cambria Math"/>
                  <w:i/>
                  <w:iCs/>
                </w:rPr>
              </m:ctrlPr>
            </m:sSupPr>
            <m:e>
              <m:r>
                <m:rPr/>
                <w:rPr>
                  <w:rFonts w:ascii="Cambria Math" w:hAnsi="Cambria Math"/>
                </w:rPr>
                <m:t>v</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ω</m:t>
              </m:r>
              <m:ctrlPr>
                <w:rPr>
                  <w:rFonts w:ascii="Cambria Math" w:hAnsi="Cambria Math"/>
                  <w:i/>
                  <w:iCs/>
                </w:rPr>
              </m:ctrlPr>
            </m:e>
            <m:sup>
              <m:r>
                <m:rPr/>
                <w:rPr>
                  <w:rFonts w:ascii="Cambria Math" w:hAnsi="Cambria Math"/>
                </w:rPr>
                <m:t>2</m:t>
              </m:r>
              <m:ctrlPr>
                <w:rPr>
                  <w:rFonts w:ascii="Cambria Math" w:hAnsi="Cambria Math"/>
                  <w:i/>
                  <w:iCs/>
                </w:rPr>
              </m:ctrlPr>
            </m:sup>
          </m:sSup>
        </m:oMath>
      </m:oMathPara>
    </w:p>
    <w:p>
      <w:r>
        <w:t xml:space="preserve">Again, </w:t>
      </w:r>
      <m:oMath>
        <m:r>
          <m:rPr>
            <m:sty m:val="p"/>
          </m:rPr>
          <w:rPr>
            <w:rFonts w:ascii="Cambria Math" w:hAnsi="Cambria Math"/>
          </w:rPr>
          <m:t>k</m:t>
        </m:r>
      </m:oMath>
      <w:r>
        <w:t xml:space="preserve"> here stands for the damping constant of the pendulum. Hence (2) can be rewritten in</w:t>
      </w:r>
    </w:p>
    <w:p>
      <w:pPr>
        <w:tabs>
          <w:tab w:val="right" w:pos="6521"/>
          <w:tab w:val="right" w:pos="9214"/>
        </w:tabs>
        <w:jc w:val="right"/>
        <w:rPr>
          <w:iCs/>
        </w:rPr>
      </w:pPr>
      <m:oMath>
        <m:r>
          <m:rPr/>
          <w:rPr>
            <w:rFonts w:ascii="Cambria Math" w:hAnsi="Cambria Math"/>
          </w:rPr>
          <m:t>I</m:t>
        </m:r>
        <m:acc>
          <m:accPr>
            <m:chr m:val="̈"/>
            <m:ctrlPr>
              <w:rPr>
                <w:rFonts w:ascii="Cambria Math" w:hAnsi="Cambria Math"/>
                <w:i/>
                <w:iCs/>
              </w:rPr>
            </m:ctrlPr>
          </m:accPr>
          <m:e>
            <m:r>
              <m:rPr/>
              <w:rPr>
                <w:rFonts w:ascii="Cambria Math" w:hAnsi="Cambria Math"/>
              </w:rPr>
              <m:t>θ</m:t>
            </m:r>
            <m:ctrlPr>
              <w:rPr>
                <w:rFonts w:ascii="Cambria Math" w:hAnsi="Cambria Math"/>
                <w:i/>
                <w:iCs/>
              </w:rPr>
            </m:ctrlPr>
          </m:e>
        </m:acc>
        <m:r>
          <m:rPr/>
          <w:rPr>
            <w:rFonts w:ascii="Cambria Math" w:hAnsi="Cambria Math"/>
          </w:rPr>
          <m:t>=−mgRsinθ−k</m:t>
        </m:r>
        <m:sSup>
          <m:sSupPr>
            <m:ctrlPr>
              <w:rPr>
                <w:rFonts w:ascii="Cambria Math" w:hAnsi="Cambria Math"/>
                <w:i/>
                <w:iCs/>
              </w:rPr>
            </m:ctrlPr>
          </m:sSupPr>
          <m:e>
            <m:r>
              <m:rPr/>
              <w:rPr>
                <w:rFonts w:ascii="Cambria Math" w:hAnsi="Cambria Math"/>
              </w:rPr>
              <m:t>ω</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3</m:t>
            </m:r>
            <m:ctrlPr>
              <w:rPr>
                <w:rFonts w:ascii="Cambria Math" w:hAnsi="Cambria Math"/>
                <w:i/>
                <w:iCs/>
              </w:rPr>
            </m:ctrlPr>
          </m:sup>
        </m:sSup>
        <m:r>
          <m:rPr/>
          <w:rPr>
            <w:rFonts w:ascii="Cambria Math" w:hAnsi="Cambria Math"/>
          </w:rPr>
          <m:t>+ρgVRsinθ</m:t>
        </m:r>
      </m:oMath>
      <w:r>
        <w:rPr>
          <w:rFonts w:ascii="Cambria Math" w:hAnsi="Cambria Math"/>
          <w:i/>
          <w:iCs/>
        </w:rPr>
        <w:tab/>
      </w:r>
      <w:r>
        <w:rPr>
          <w:iCs/>
        </w:rPr>
        <w:t>(9)</w:t>
      </w:r>
    </w:p>
    <w:p>
      <w:pPr>
        <w:tabs>
          <w:tab w:val="right" w:pos="6096"/>
          <w:tab w:val="right" w:pos="9214"/>
        </w:tabs>
        <w:rPr>
          <w:rFonts w:cstheme="minorHAnsi"/>
          <w:iCs/>
        </w:rPr>
      </w:pPr>
      <w:r>
        <w:rPr>
          <w:rFonts w:cstheme="minorHAnsi"/>
        </w:rPr>
        <w:t xml:space="preserve">Notice that the second term has been change into </w:t>
      </w:r>
      <m:oMath>
        <m:r>
          <m:rPr/>
          <w:rPr>
            <w:rFonts w:ascii="Cambria Math" w:hAnsi="Cambria Math" w:cstheme="minorHAnsi"/>
          </w:rPr>
          <m:t>−</m:t>
        </m:r>
        <m:r>
          <m:rPr>
            <m:sty m:val="p"/>
          </m:rPr>
          <w:rPr>
            <w:rFonts w:ascii="Cambria Math" w:hAnsi="Cambria Math"/>
          </w:rPr>
          <m:t>k</m:t>
        </m:r>
        <m:sSup>
          <m:sSupPr>
            <m:ctrlPr>
              <w:rPr>
                <w:rFonts w:ascii="Cambria Math" w:hAnsi="Cambria Math"/>
                <w:i/>
              </w:rPr>
            </m:ctrlPr>
          </m:sSupPr>
          <m:e>
            <m:r>
              <m:rPr>
                <m:sty m:val="p"/>
              </m:rPr>
              <w:rPr>
                <w:rFonts w:ascii="Cambria Math" w:hAnsi="Cambria Math"/>
              </w:rPr>
              <m:t>ω</m:t>
            </m:r>
            <m:ctrlPr>
              <w:rPr>
                <w:rFonts w:ascii="Cambria Math" w:hAnsi="Cambria Math"/>
              </w:rPr>
            </m:ctrlPr>
          </m:e>
          <m:sup>
            <m:r>
              <m:rPr/>
              <w:rPr>
                <w:rFonts w:ascii="Cambria Math" w:hAnsi="Cambria Math"/>
              </w:rPr>
              <m:t>2</m:t>
            </m:r>
            <m:ctrlPr>
              <w:rPr>
                <w:rFonts w:ascii="Cambria Math" w:hAnsi="Cambria Math"/>
                <w:i/>
              </w:rPr>
            </m:ctrlPr>
          </m:sup>
        </m:sSup>
        <m:sSup>
          <m:sSupPr>
            <m:ctrlPr>
              <w:rPr>
                <w:rFonts w:ascii="Cambria Math" w:hAnsi="Cambria Math"/>
                <w:i/>
                <w:iCs/>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iCs/>
              </w:rPr>
            </m:ctrlPr>
          </m:sup>
        </m:sSup>
      </m:oMath>
      <w:r>
        <w:rPr>
          <w:rFonts w:cstheme="minorHAnsi"/>
          <w:iCs/>
        </w:rPr>
        <w:t xml:space="preserve">, which refers to the moment of the friction acting on the pendulum, where </w:t>
      </w:r>
      <m:oMath>
        <m:r>
          <m:rPr/>
          <w:rPr>
            <w:rFonts w:ascii="Cambria Math" w:hAnsi="Cambria Math" w:cstheme="minorHAnsi"/>
          </w:rPr>
          <m:t>M=fR=−</m:t>
        </m:r>
        <m:r>
          <m:rPr/>
          <w:rPr>
            <w:rFonts w:ascii="Cambria Math" w:hAnsi="Cambria Math"/>
          </w:rPr>
          <m:t>k</m:t>
        </m:r>
        <m:sSup>
          <m:sSupPr>
            <m:ctrlPr>
              <w:rPr>
                <w:rFonts w:ascii="Cambria Math" w:hAnsi="Cambria Math"/>
                <w:i/>
                <w:iCs/>
              </w:rPr>
            </m:ctrlPr>
          </m:sSupPr>
          <m:e>
            <m:r>
              <m:rPr/>
              <w:rPr>
                <w:rFonts w:ascii="Cambria Math" w:hAnsi="Cambria Math"/>
              </w:rPr>
              <m:t>ω</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∙R=−k</m:t>
        </m:r>
        <m:sSup>
          <m:sSupPr>
            <m:ctrlPr>
              <w:rPr>
                <w:rFonts w:ascii="Cambria Math" w:hAnsi="Cambria Math"/>
                <w:i/>
                <w:iCs/>
              </w:rPr>
            </m:ctrlPr>
          </m:sSupPr>
          <m:e>
            <m:r>
              <m:rPr/>
              <w:rPr>
                <w:rFonts w:ascii="Cambria Math" w:hAnsi="Cambria Math"/>
              </w:rPr>
              <m:t>ω</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3</m:t>
            </m:r>
            <m:ctrlPr>
              <w:rPr>
                <w:rFonts w:ascii="Cambria Math" w:hAnsi="Cambria Math"/>
                <w:i/>
                <w:iCs/>
              </w:rPr>
            </m:ctrlPr>
          </m:sup>
        </m:sSup>
      </m:oMath>
      <w:r>
        <w:rPr>
          <w:rFonts w:cstheme="minorHAnsi"/>
          <w:iCs/>
        </w:rPr>
        <w:t>. This term is also negative because it is in the opposite direction of rotation. Rearrange it into differential form we have</w:t>
      </w:r>
    </w:p>
    <w:p>
      <w:pPr>
        <w:tabs>
          <w:tab w:val="right" w:pos="6379"/>
          <w:tab w:val="right" w:pos="9214"/>
        </w:tabs>
        <w:jc w:val="right"/>
        <w:rPr>
          <w:iCs/>
        </w:rPr>
      </w:pPr>
      <m:oMath>
        <m:r>
          <m:rPr/>
          <w:rPr>
            <w:rFonts w:ascii="Cambria Math" w:hAnsi="Cambria Math"/>
          </w:rPr>
          <m:t>I</m:t>
        </m:r>
        <m:acc>
          <m:accPr>
            <m:chr m:val="̈"/>
            <m:ctrlPr>
              <w:rPr>
                <w:rFonts w:ascii="Cambria Math" w:hAnsi="Cambria Math"/>
                <w:i/>
                <w:iCs/>
              </w:rPr>
            </m:ctrlPr>
          </m:accPr>
          <m:e>
            <m:r>
              <m:rPr/>
              <w:rPr>
                <w:rFonts w:ascii="Cambria Math" w:hAnsi="Cambria Math"/>
              </w:rPr>
              <m:t>θ</m:t>
            </m:r>
            <m:ctrlPr>
              <w:rPr>
                <w:rFonts w:ascii="Cambria Math" w:hAnsi="Cambria Math"/>
                <w:i/>
                <w:iCs/>
              </w:rPr>
            </m:ctrlPr>
          </m:e>
        </m:acc>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3</m:t>
            </m:r>
            <m:ctrlPr>
              <w:rPr>
                <w:rFonts w:ascii="Cambria Math" w:hAnsi="Cambria Math"/>
                <w:i/>
                <w:iCs/>
              </w:rPr>
            </m:ctrlPr>
          </m:sup>
        </m:sSup>
        <m:sSup>
          <m:sSupPr>
            <m:ctrlPr>
              <w:rPr>
                <w:rFonts w:ascii="Cambria Math" w:hAnsi="Cambria Math"/>
                <w:i/>
                <w:iCs/>
              </w:rPr>
            </m:ctrlPr>
          </m:sSupPr>
          <m:e>
            <m:acc>
              <m:accPr>
                <m:chr m:val="̇"/>
                <m:ctrlPr>
                  <w:rPr>
                    <w:rFonts w:ascii="Cambria Math" w:hAnsi="Cambria Math"/>
                    <w:i/>
                    <w:iCs/>
                  </w:rPr>
                </m:ctrlPr>
              </m:accPr>
              <m:e>
                <m:r>
                  <m:rPr/>
                  <w:rPr>
                    <w:rFonts w:ascii="Cambria Math" w:hAnsi="Cambria Math"/>
                  </w:rPr>
                  <m:t>θ</m:t>
                </m:r>
                <m:ctrlPr>
                  <w:rPr>
                    <w:rFonts w:ascii="Cambria Math" w:hAnsi="Cambria Math"/>
                    <w:i/>
                    <w:iCs/>
                  </w:rPr>
                </m:ctrlPr>
              </m:e>
            </m:acc>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gRsinθ=0</m:t>
        </m:r>
      </m:oMath>
      <w:r>
        <w:rPr>
          <w:rFonts w:ascii="Cambria Math" w:hAnsi="Cambria Math"/>
          <w:i/>
          <w:iCs/>
        </w:rPr>
        <w:tab/>
      </w:r>
      <w:r>
        <w:rPr>
          <w:iCs/>
        </w:rPr>
        <w:t>(10)</w:t>
      </w:r>
    </w:p>
    <w:p>
      <w:pPr>
        <w:tabs>
          <w:tab w:val="right" w:pos="6379"/>
          <w:tab w:val="right" w:pos="9214"/>
        </w:tabs>
        <w:rPr>
          <w:iCs/>
        </w:rPr>
      </w:pPr>
      <w:r>
        <w:rPr>
          <w:iCs/>
        </w:rPr>
        <w:t xml:space="preserve">Also </w:t>
      </w:r>
      <m:oMath>
        <m:r>
          <m:rPr>
            <m:sty m:val="p"/>
          </m:rPr>
          <w:rPr>
            <w:rFonts w:ascii="Cambria Math" w:hAnsi="Cambria Math"/>
          </w:rPr>
          <m:t>θ</m:t>
        </m:r>
      </m:oMath>
      <w:r>
        <w:rPr>
          <w:iCs/>
        </w:rPr>
        <w:t xml:space="preserve"> is a small angle that</w:t>
      </w:r>
      <w:r>
        <w:rPr>
          <w:rFonts w:ascii="Cambria Math" w:hAnsi="Cambria Math"/>
          <w:i/>
          <w:iCs/>
        </w:rPr>
        <w:t xml:space="preserve"> </w:t>
      </w:r>
      <m:oMath>
        <m:r>
          <m:rPr/>
          <w:rPr>
            <w:rFonts w:ascii="Cambria Math" w:hAnsi="Cambria Math"/>
          </w:rPr>
          <m:t>θ≪5°</m:t>
        </m:r>
      </m:oMath>
      <w:r>
        <w:t xml:space="preserve">, as a result we have </w:t>
      </w:r>
      <m:oMath>
        <m:r>
          <m:rPr/>
          <w:rPr>
            <w:rFonts w:ascii="Cambria Math" w:hAnsi="Cambria Math"/>
          </w:rPr>
          <m:t>sinθ</m:t>
        </m:r>
        <m:r>
          <m:rPr/>
          <w:rPr>
            <w:rFonts w:hint="eastAsia" w:ascii="Cambria Math" w:hAnsi="Cambria Math"/>
          </w:rPr>
          <m:t>≈</m:t>
        </m:r>
        <m:r>
          <m:rPr/>
          <w:rPr>
            <w:rFonts w:ascii="Cambria Math" w:hAnsi="Cambria Math"/>
          </w:rPr>
          <m:t>θ</m:t>
        </m:r>
      </m:oMath>
      <w:r>
        <w:t>.</w:t>
      </w:r>
      <w:r>
        <w:rPr>
          <w:iCs/>
        </w:rPr>
        <w:t xml:space="preserve"> </w:t>
      </w:r>
    </w:p>
    <w:p>
      <w:pPr>
        <w:tabs>
          <w:tab w:val="right" w:pos="5954"/>
          <w:tab w:val="right" w:pos="9214"/>
        </w:tabs>
        <w:jc w:val="right"/>
        <w:rPr>
          <w:i/>
        </w:rPr>
      </w:pPr>
      <m:oMathPara>
        <m:oMathParaPr>
          <m:jc m:val="center"/>
        </m:oMathParaPr>
        <m:oMath>
          <m:acc>
            <m:accPr>
              <m:chr m:val="̈"/>
              <m:ctrlPr>
                <w:rPr>
                  <w:rFonts w:ascii="Cambria Math" w:hAnsi="Cambria Math"/>
                  <w:i/>
                </w:rPr>
              </m:ctrlPr>
            </m:accPr>
            <m:e>
              <m:r>
                <m:rPr/>
                <w:rPr>
                  <w:rFonts w:ascii="Cambria Math" w:hAnsi="Cambria Math"/>
                </w:rPr>
                <m:t>θ</m:t>
              </m:r>
              <m:ctrlPr>
                <w:rPr>
                  <w:rFonts w:ascii="Cambria Math" w:hAnsi="Cambria Math"/>
                  <w:i/>
                </w:rPr>
              </m:ctrlPr>
            </m:e>
          </m:acc>
          <m:r>
            <m:rPr/>
            <w:rPr>
              <w:rFonts w:ascii="Cambria Math" w:hAnsi="Cambria Math"/>
            </w:rPr>
            <m:t>+</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I</m:t>
              </m:r>
              <m:ctrlPr>
                <w:rPr>
                  <w:rFonts w:ascii="Cambria Math" w:hAnsi="Cambria Math"/>
                  <w:i/>
                </w:rPr>
              </m:ctrlPr>
            </m:den>
          </m:f>
          <m:sSup>
            <m:sSupPr>
              <m:ctrlPr>
                <w:rPr>
                  <w:rFonts w:ascii="Cambria Math" w:hAnsi="Cambria Math"/>
                  <w:i/>
                </w:rPr>
              </m:ctrlPr>
            </m:sSupPr>
            <m:e>
              <m:acc>
                <m:accPr>
                  <m:chr m:val="̇"/>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
            <m:fPr>
              <m:ctrlPr>
                <w:rPr>
                  <w:rFonts w:ascii="Cambria Math" w:hAnsi="Cambria Math"/>
                  <w:i/>
                </w:rPr>
              </m:ctrlPr>
            </m:fPr>
            <m:num>
              <m:d>
                <m:dPr>
                  <m:ctrlPr>
                    <w:rPr>
                      <w:rFonts w:ascii="Cambria Math" w:hAnsi="Cambria Math"/>
                      <w:i/>
                    </w:rPr>
                  </m:ctrlPr>
                </m:dPr>
                <m:e>
                  <m:r>
                    <m:rPr/>
                    <w:rPr>
                      <w:rFonts w:ascii="Cambria Math" w:hAnsi="Cambria Math"/>
                    </w:rPr>
                    <m:t>m−ρV</m:t>
                  </m:r>
                  <m:ctrlPr>
                    <w:rPr>
                      <w:rFonts w:ascii="Cambria Math" w:hAnsi="Cambria Math"/>
                      <w:i/>
                    </w:rPr>
                  </m:ctrlPr>
                </m:e>
              </m:d>
              <m:r>
                <m:rPr/>
                <w:rPr>
                  <w:rFonts w:ascii="Cambria Math" w:hAnsi="Cambria Math"/>
                </w:rPr>
                <m:t>gR</m:t>
              </m:r>
              <m:ctrlPr>
                <w:rPr>
                  <w:rFonts w:ascii="Cambria Math" w:hAnsi="Cambria Math"/>
                  <w:i/>
                </w:rPr>
              </m:ctrlPr>
            </m:num>
            <m:den>
              <m:r>
                <m:rPr/>
                <w:rPr>
                  <w:rFonts w:ascii="Cambria Math" w:hAnsi="Cambria Math"/>
                </w:rPr>
                <m:t>I</m:t>
              </m:r>
              <m:ctrlPr>
                <w:rPr>
                  <w:rFonts w:ascii="Cambria Math" w:hAnsi="Cambria Math"/>
                  <w:i/>
                </w:rPr>
              </m:ctrlPr>
            </m:den>
          </m:f>
          <m:r>
            <m:rPr/>
            <w:rPr>
              <w:rFonts w:ascii="Cambria Math" w:hAnsi="Cambria Math"/>
            </w:rPr>
            <m:t>θ=0</m:t>
          </m:r>
        </m:oMath>
      </m:oMathPara>
    </w:p>
    <w:p>
      <w:pPr>
        <w:rPr>
          <w:iCs/>
        </w:rPr>
      </w:pPr>
      <w:r>
        <w:t>Le</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I</m:t>
            </m:r>
            <m:ctrlPr>
              <w:rPr>
                <w:rFonts w:ascii="Cambria Math" w:hAnsi="Cambria Math"/>
                <w:i/>
              </w:rPr>
            </m:ctrlPr>
          </m:den>
        </m:f>
      </m:oMath>
      <w:r>
        <w:rPr>
          <w:iCs/>
        </w:rPr>
        <w:t xml:space="preserve">, </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ctrlPr>
              <w:rPr>
                <w:rFonts w:ascii="Cambria Math" w:hAnsi="Cambria Math"/>
                <w:i/>
                <w:iCs/>
              </w:rPr>
            </m:ctrlPr>
          </m:num>
          <m:den>
            <m:r>
              <m:rPr/>
              <w:rPr>
                <w:rFonts w:ascii="Cambria Math" w:hAnsi="Cambria Math"/>
              </w:rPr>
              <m:t>I</m:t>
            </m:r>
            <m:ctrlPr>
              <w:rPr>
                <w:rFonts w:ascii="Cambria Math" w:hAnsi="Cambria Math"/>
                <w:i/>
                <w:iCs/>
              </w:rPr>
            </m:ctrlPr>
          </m:den>
        </m:f>
      </m:oMath>
      <w:r>
        <w:rPr>
          <w:iCs/>
        </w:rPr>
        <w:t xml:space="preserve"> , afterwards</w:t>
      </w:r>
    </w:p>
    <w:p>
      <w:pPr>
        <w:tabs>
          <w:tab w:val="right" w:pos="5812"/>
          <w:tab w:val="right" w:pos="9214"/>
        </w:tabs>
        <w:jc w:val="right"/>
        <w:rPr>
          <w:iCs/>
        </w:rPr>
      </w:pPr>
      <m:oMath>
        <m:f>
          <m:fPr>
            <m:ctrlPr>
              <w:rPr>
                <w:rFonts w:ascii="Cambria Math" w:hAnsi="Cambria Math"/>
                <w:i/>
              </w:rPr>
            </m:ctrlPr>
          </m:fPr>
          <m:num>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θ</m:t>
            </m:r>
            <m:ctrlPr>
              <w:rPr>
                <w:rFonts w:ascii="Cambria Math" w:hAnsi="Cambria Math"/>
                <w:i/>
              </w:rPr>
            </m:ctrlPr>
          </m:num>
          <m:den>
            <m:r>
              <m:rPr/>
              <w:rPr>
                <w:rFonts w:ascii="Cambria Math" w:hAnsi="Cambria Math"/>
              </w:rPr>
              <m:t>d</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θ=0</m:t>
        </m:r>
      </m:oMath>
      <w:r>
        <w:rPr>
          <w:i/>
        </w:rPr>
        <w:tab/>
      </w:r>
      <w:r>
        <w:rPr>
          <w:iCs/>
        </w:rPr>
        <w:t>(11)</w:t>
      </w:r>
    </w:p>
    <w:p>
      <w:pPr>
        <w:tabs>
          <w:tab w:val="right" w:pos="6379"/>
          <w:tab w:val="right" w:pos="9214"/>
        </w:tabs>
      </w:pPr>
      <w:r>
        <w:rPr>
          <w:iCs/>
        </w:rPr>
        <w:t>This represents a second-order non-linear ordinary differential equation, distinct from our previous solution. A new mathematical approach is required due to the presence of a square on the first derivative</w:t>
      </w:r>
      <w:r>
        <w:t xml:space="preserve">. Assume  </w:t>
      </w:r>
      <m:oMath>
        <m:r>
          <m:rPr/>
          <w:rPr>
            <w:rFonts w:ascii="Cambria Math" w:hAnsi="Cambria Math"/>
          </w:rPr>
          <m:t>y=</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w:rPr>
                        <w:rFonts w:ascii="Cambria Math" w:hAnsi="Cambria Math"/>
                      </w:rPr>
                      <m:t>dθ</m:t>
                    </m:r>
                    <m:ctrlPr>
                      <w:rPr>
                        <w:rFonts w:ascii="Cambria Math" w:hAnsi="Cambria Math"/>
                        <w:i/>
                        <w:iCs/>
                      </w:rPr>
                    </m:ctrlPr>
                  </m:num>
                  <m:den>
                    <m:r>
                      <m:rPr/>
                      <w:rPr>
                        <w:rFonts w:ascii="Cambria Math" w:hAnsi="Cambria Math"/>
                      </w:rPr>
                      <m:t>dt</m:t>
                    </m:r>
                    <m:ctrlPr>
                      <w:rPr>
                        <w:rFonts w:ascii="Cambria Math" w:hAnsi="Cambria Math"/>
                        <w:i/>
                        <w:iCs/>
                      </w:rPr>
                    </m:ctrlPr>
                  </m:den>
                </m:f>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oMath>
      <w:r>
        <w:t xml:space="preserve">, where is a function about </w:t>
      </w:r>
      <m:oMath>
        <m:r>
          <m:rPr>
            <m:sty m:val="p"/>
          </m:rPr>
          <w:rPr>
            <w:rFonts w:ascii="Cambria Math" w:hAnsi="Cambria Math"/>
          </w:rPr>
          <m:t>θ</m:t>
        </m:r>
      </m:oMath>
      <w:r>
        <w:t>. According to</w:t>
      </w:r>
    </w:p>
    <w:p>
      <w:pPr>
        <w:tabs>
          <w:tab w:val="right" w:pos="6379"/>
          <w:tab w:val="right" w:pos="9214"/>
        </w:tabs>
        <w:rPr>
          <w:i/>
        </w:rPr>
      </w:pPr>
      <m:oMathPara>
        <m:oMath>
          <m:f>
            <m:fPr>
              <m:ctrlPr>
                <w:rPr>
                  <w:rFonts w:ascii="Cambria Math" w:hAnsi="Cambria Math"/>
                  <w:i/>
                </w:rPr>
              </m:ctrlPr>
            </m:fPr>
            <m:num>
              <m:r>
                <m:rPr/>
                <w:rPr>
                  <w:rFonts w:ascii="Cambria Math" w:hAnsi="Cambria Math"/>
                </w:rPr>
                <m:t>d</m:t>
              </m:r>
              <m:ctrlPr>
                <w:rPr>
                  <w:rFonts w:ascii="Cambria Math" w:hAnsi="Cambria Math"/>
                  <w:i/>
                </w:rPr>
              </m:ctrlPr>
            </m:num>
            <m:den>
              <m:r>
                <m:rPr/>
                <w:rPr>
                  <w:rFonts w:ascii="Cambria Math" w:hAnsi="Cambria Math"/>
                </w:rPr>
                <m:t>dθ</m:t>
              </m:r>
              <m:ctrlPr>
                <w:rPr>
                  <w:rFonts w:ascii="Cambria Math" w:hAnsi="Cambria Math"/>
                  <w:i/>
                </w:rPr>
              </m:ctrlPr>
            </m:den>
          </m:f>
          <m:r>
            <m:rPr/>
            <w:rPr>
              <w:rFonts w:ascii="Cambria Math" w:hAnsi="Cambria Math"/>
            </w:rPr>
            <m:t>y=</m:t>
          </m:r>
          <m:f>
            <m:fPr>
              <m:ctrlPr>
                <w:rPr>
                  <w:rFonts w:ascii="Cambria Math" w:hAnsi="Cambria Math"/>
                  <w:i/>
                </w:rPr>
              </m:ctrlPr>
            </m:fPr>
            <m:num>
              <m:r>
                <m:rPr/>
                <w:rPr>
                  <w:rFonts w:ascii="Cambria Math" w:hAnsi="Cambria Math"/>
                </w:rPr>
                <m:t>d</m:t>
              </m:r>
              <m:ctrlPr>
                <w:rPr>
                  <w:rFonts w:ascii="Cambria Math" w:hAnsi="Cambria Math"/>
                  <w:i/>
                </w:rPr>
              </m:ctrlPr>
            </m:num>
            <m:den>
              <m:r>
                <m:rPr/>
                <w:rPr>
                  <w:rFonts w:ascii="Cambria Math" w:hAnsi="Cambria Math"/>
                </w:rPr>
                <m:t>dθ</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=2</m:t>
          </m:r>
          <m:f>
            <m:fPr>
              <m:ctrlPr>
                <w:rPr>
                  <w:rFonts w:ascii="Cambria Math" w:hAnsi="Cambria Math"/>
                  <w:i/>
                </w:rPr>
              </m:ctrlPr>
            </m:fPr>
            <m:num>
              <m:sSup>
                <m:sSupPr>
                  <m:ctrlPr>
                    <w:rPr>
                      <w:rFonts w:ascii="Cambria Math" w:hAnsi="Cambria Math"/>
                      <w:i/>
                    </w:rPr>
                  </m:ctrlPr>
                </m:sSupPr>
                <m:e>
                  <m:r>
                    <m:rPr/>
                    <w:rPr>
                      <w:rFonts w:ascii="Cambria Math" w:hAnsi="Cambria Math"/>
                    </w:rPr>
                    <m:t>d</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θ</m:t>
              </m:r>
              <m:ctrlPr>
                <w:rPr>
                  <w:rFonts w:ascii="Cambria Math" w:hAnsi="Cambria Math"/>
                  <w:i/>
                </w:rPr>
              </m:ctrlPr>
            </m:num>
            <m:den>
              <m:r>
                <m:rPr/>
                <w:rPr>
                  <w:rFonts w:ascii="Cambria Math" w:hAnsi="Cambria Math"/>
                </w:rPr>
                <m:t>d</m:t>
              </m:r>
              <m:sSup>
                <m:sSupPr>
                  <m:ctrlPr>
                    <w:rPr>
                      <w:rFonts w:ascii="Cambria Math" w:hAnsi="Cambria Math"/>
                      <w:i/>
                    </w:rPr>
                  </m:ctrlPr>
                </m:sSupPr>
                <m:e>
                  <m:r>
                    <m:rPr/>
                    <w:rPr>
                      <w:rFonts w:ascii="Cambria Math" w:hAnsi="Cambria Math"/>
                    </w:rPr>
                    <m:t>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oMath>
      </m:oMathPara>
    </w:p>
    <w:p>
      <w:pPr>
        <w:tabs>
          <w:tab w:val="right" w:pos="6379"/>
          <w:tab w:val="right" w:pos="9214"/>
        </w:tabs>
      </w:pPr>
      <w:r>
        <w:t xml:space="preserve">(11) can be shifted into another differential equation about </w:t>
      </w:r>
      <m:oMath>
        <m:r>
          <m:rPr>
            <m:sty m:val="p"/>
          </m:rPr>
          <w:rPr>
            <w:rFonts w:ascii="Cambria Math" w:hAnsi="Cambria Math"/>
          </w:rPr>
          <m:t>y</m:t>
        </m:r>
      </m:oMath>
      <w:r>
        <w:t>.</w:t>
      </w:r>
    </w:p>
    <w:p>
      <w:pPr>
        <w:tabs>
          <w:tab w:val="right" w:pos="5670"/>
          <w:tab w:val="right" w:pos="9214"/>
        </w:tabs>
        <w:jc w:val="right"/>
        <w:rPr>
          <w:iCs/>
        </w:rPr>
      </w:pPr>
      <m:oMath>
        <m:f>
          <m:fPr>
            <m:ctrlPr>
              <w:rPr>
                <w:rFonts w:ascii="Cambria Math" w:hAnsi="Cambria Math"/>
                <w:i/>
              </w:rPr>
            </m:ctrlPr>
          </m:fPr>
          <m:num>
            <m:r>
              <m:rPr/>
              <w:rPr>
                <w:rFonts w:ascii="Cambria Math" w:hAnsi="Cambria Math"/>
              </w:rPr>
              <m:t>dy</m:t>
            </m:r>
            <m:ctrlPr>
              <w:rPr>
                <w:rFonts w:ascii="Cambria Math" w:hAnsi="Cambria Math"/>
                <w:i/>
              </w:rPr>
            </m:ctrlPr>
          </m:num>
          <m:den>
            <m:r>
              <m:rPr/>
              <w:rPr>
                <w:rFonts w:ascii="Cambria Math" w:hAnsi="Cambria Math"/>
              </w:rPr>
              <m:t>dθ</m:t>
            </m:r>
            <m:ctrlPr>
              <w:rPr>
                <w:rFonts w:ascii="Cambria Math" w:hAnsi="Cambria Math"/>
                <w:i/>
              </w:rPr>
            </m:ctrlPr>
          </m:den>
        </m:f>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y+2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θ=0</m:t>
        </m:r>
      </m:oMath>
      <w:r>
        <w:rPr>
          <w:rFonts w:ascii="Cambria Math" w:hAnsi="Cambria Math"/>
          <w:i/>
          <w:iCs/>
        </w:rPr>
        <w:tab/>
      </w:r>
      <w:r>
        <w:rPr>
          <w:iCs/>
        </w:rPr>
        <w:t>(12)</w:t>
      </w:r>
    </w:p>
    <w:p>
      <w:pPr>
        <w:tabs>
          <w:tab w:val="right" w:pos="6096"/>
          <w:tab w:val="right" w:pos="9214"/>
        </w:tabs>
      </w:pPr>
      <w:r>
        <w:rPr>
          <w:iCs/>
        </w:rPr>
        <w:t>Here</w:t>
      </w:r>
      <w:r>
        <w:t xml:space="preserve"> (12) is a linear differential equation. By solving </w:t>
      </w:r>
      <m:oMath>
        <m:r>
          <m:rPr>
            <m:sty m:val="p"/>
          </m:rPr>
          <w:rPr>
            <w:rFonts w:ascii="Cambria Math" w:hAnsi="Cambria Math"/>
          </w:rPr>
          <m:t>y</m:t>
        </m:r>
      </m:oMath>
      <w:r>
        <w:t xml:space="preserve"> we can get the function of </w:t>
      </w:r>
      <m:oMath>
        <m:r>
          <m:rPr>
            <m:sty m:val="p"/>
          </m:rPr>
          <w:rPr>
            <w:rFonts w:ascii="Cambria Math" w:hAnsi="Cambria Math"/>
          </w:rPr>
          <m:t>θ</m:t>
        </m:r>
      </m:oMath>
      <w:r>
        <w:t xml:space="preserve"> through some extent. However, details still need to be listed due to this is not an easy job. Convert (12) into</w:t>
      </w:r>
    </w:p>
    <w:p>
      <w:pPr>
        <w:tabs>
          <w:tab w:val="left" w:pos="5670"/>
          <w:tab w:val="right" w:pos="5812"/>
          <w:tab w:val="right" w:pos="9214"/>
        </w:tabs>
        <w:jc w:val="right"/>
        <w:rPr>
          <w:iCs/>
        </w:rPr>
      </w:pPr>
      <m:oMath>
        <m:r>
          <m:rPr/>
          <w:rPr>
            <w:rFonts w:ascii="Cambria Math" w:hAnsi="Cambria Math"/>
          </w:rPr>
          <m:t>dy+2</m:t>
        </m:r>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y+</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θ</m:t>
            </m:r>
            <m:ctrlPr>
              <w:rPr>
                <w:rFonts w:ascii="Cambria Math" w:hAnsi="Cambria Math"/>
                <w:i/>
                <w:iCs/>
              </w:rPr>
            </m:ctrlPr>
          </m:e>
        </m:d>
        <m:r>
          <m:rPr/>
          <w:rPr>
            <w:rFonts w:ascii="Cambria Math" w:hAnsi="Cambria Math"/>
          </w:rPr>
          <m:t>dθ=0</m:t>
        </m:r>
      </m:oMath>
      <w:r>
        <w:tab/>
      </w:r>
      <w:r>
        <w:t>(13)</w:t>
      </w:r>
    </w:p>
    <w:p>
      <w:pPr>
        <w:tabs>
          <w:tab w:val="right" w:pos="6379"/>
          <w:tab w:val="right" w:pos="9214"/>
        </w:tabs>
      </w:pPr>
      <w:r>
        <w:t xml:space="preserve">Let </w:t>
      </w:r>
      <m:oMath>
        <m:r>
          <m:rPr/>
          <w:rPr>
            <w:rFonts w:ascii="Cambria Math" w:hAnsi="Cambria Math"/>
          </w:rPr>
          <m:t>m=2</m:t>
        </m:r>
        <m:d>
          <m:dPr>
            <m:ctrlPr>
              <w:rPr>
                <w:rFonts w:ascii="Cambria Math" w:hAnsi="Cambria Math"/>
                <w:i/>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y+</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θ</m:t>
            </m:r>
            <m:ctrlPr>
              <w:rPr>
                <w:rFonts w:ascii="Cambria Math" w:hAnsi="Cambria Math"/>
                <w:i/>
              </w:rPr>
            </m:ctrlPr>
          </m:e>
        </m:d>
      </m:oMath>
      <w:r>
        <w:t xml:space="preserve">, where </w:t>
      </w:r>
      <m:oMath>
        <m:r>
          <m:rPr/>
          <w:rPr>
            <w:rFonts w:ascii="Cambria Math" w:hAnsi="Cambria Math"/>
          </w:rPr>
          <m:t>dm=2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dy+2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dθ</m:t>
        </m:r>
      </m:oMath>
      <w:r>
        <w:t xml:space="preserve">, and (13) can be transferred into </w:t>
      </w:r>
      <m:oMath>
        <m:r>
          <m:rPr/>
          <w:rPr>
            <w:rFonts w:ascii="Cambria Math" w:hAnsi="Cambria Math"/>
          </w:rPr>
          <m:t>dy+mdθ=0</m:t>
        </m:r>
      </m:oMath>
      <w:r>
        <w:t xml:space="preserve">. According to </w:t>
      </w:r>
      <m:oMath>
        <m:r>
          <m:rPr/>
          <w:rPr>
            <w:rFonts w:ascii="Cambria Math" w:hAnsi="Cambria Math"/>
          </w:rPr>
          <m:t>m</m:t>
        </m:r>
      </m:oMath>
      <w:r>
        <w:t xml:space="preserve"> , </w:t>
      </w:r>
      <m:oMath>
        <m:r>
          <m:rPr/>
          <w:rPr>
            <w:rFonts w:ascii="Cambria Math" w:hAnsi="Cambria Math"/>
          </w:rPr>
          <m:t>y=</m:t>
        </m:r>
        <m:f>
          <m:fPr>
            <m:ctrlPr>
              <w:rPr>
                <w:rFonts w:ascii="Cambria Math" w:hAnsi="Cambria Math"/>
                <w:i/>
                <w:iCs/>
              </w:rPr>
            </m:ctrlPr>
          </m:fPr>
          <m:num>
            <m:r>
              <m:rPr/>
              <w:rPr>
                <w:rFonts w:ascii="Cambria Math" w:hAnsi="Cambria Math"/>
              </w:rPr>
              <m:t>m</m:t>
            </m:r>
            <m:ctrlPr>
              <w:rPr>
                <w:rFonts w:ascii="Cambria Math" w:hAnsi="Cambria Math"/>
                <w:i/>
                <w:iCs/>
              </w:rPr>
            </m:ctrlPr>
          </m:num>
          <m:den>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oMath>
      <w:r>
        <w:t>. Differentiate</w:t>
      </w:r>
      <w:r>
        <w:rPr>
          <w:rFonts w:ascii="Cambria Math" w:hAnsi="Cambria Math"/>
          <w:i/>
        </w:rPr>
        <w:t xml:space="preserve"> </w:t>
      </w:r>
      <m:oMath>
        <m:r>
          <m:rPr>
            <m:sty m:val="p"/>
          </m:rPr>
          <w:rPr>
            <w:rFonts w:ascii="Cambria Math" w:hAnsi="Cambria Math"/>
          </w:rPr>
          <m:t>y</m:t>
        </m:r>
      </m:oMath>
      <w:r>
        <w:t xml:space="preserve">, </w:t>
      </w:r>
      <m:oMath>
        <m:r>
          <m:rPr/>
          <w:rPr>
            <w:rFonts w:ascii="Cambria Math" w:hAnsi="Cambria Math"/>
          </w:rPr>
          <m:t>dy=</m:t>
        </m:r>
        <m:f>
          <m:fPr>
            <m:ctrlPr>
              <w:rPr>
                <w:rFonts w:ascii="Cambria Math" w:hAnsi="Cambria Math"/>
                <w:i/>
                <w:iCs/>
              </w:rPr>
            </m:ctrlPr>
          </m:fPr>
          <m:num>
            <m:r>
              <m:rPr/>
              <w:rPr>
                <w:rFonts w:ascii="Cambria Math" w:hAnsi="Cambria Math"/>
              </w:rPr>
              <m:t>dm</m:t>
            </m:r>
            <m:ctrlPr>
              <w:rPr>
                <w:rFonts w:ascii="Cambria Math" w:hAnsi="Cambria Math"/>
                <w:i/>
                <w:iCs/>
              </w:rPr>
            </m:ctrlPr>
          </m:num>
          <m:den>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dθ</m:t>
            </m:r>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oMath>
      <w:r>
        <w:t>. Use instead into (13).</w:t>
      </w:r>
    </w:p>
    <w:p>
      <w:pPr>
        <w:tabs>
          <w:tab w:val="right" w:pos="6379"/>
          <w:tab w:val="right" w:pos="9214"/>
        </w:tabs>
        <w:rPr>
          <w:i/>
        </w:rPr>
      </w:pPr>
      <m:oMathPara>
        <m:oMath>
          <m:f>
            <m:fPr>
              <m:ctrlPr>
                <w:rPr>
                  <w:rFonts w:ascii="Cambria Math" w:hAnsi="Cambria Math"/>
                  <w:i/>
                </w:rPr>
              </m:ctrlPr>
            </m:fPr>
            <m:num>
              <m:r>
                <m:rPr/>
                <w:rPr>
                  <w:rFonts w:ascii="Cambria Math" w:hAnsi="Cambria Math"/>
                </w:rPr>
                <m:t>dm</m:t>
              </m:r>
              <m:ctrlPr>
                <w:rPr>
                  <w:rFonts w:ascii="Cambria Math" w:hAnsi="Cambria Math"/>
                  <w:i/>
                </w:rPr>
              </m:ctrlPr>
            </m:num>
            <m:den>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dθ</m:t>
              </m:r>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+mdθ=0</m:t>
          </m:r>
        </m:oMath>
      </m:oMathPara>
    </w:p>
    <w:p>
      <w:pPr>
        <w:tabs>
          <w:tab w:val="right" w:pos="6379"/>
          <w:tab w:val="right" w:pos="9214"/>
        </w:tabs>
      </w:pPr>
      <w:r>
        <w:t xml:space="preserve">Simplify the equation and we get an integrable expression of </w:t>
      </w:r>
      <m:oMath>
        <m:r>
          <m:rPr/>
          <w:rPr>
            <w:rFonts w:ascii="Cambria Math" w:hAnsi="Cambria Math"/>
          </w:rPr>
          <m:t>dm</m:t>
        </m:r>
      </m:oMath>
      <w:r>
        <w:t xml:space="preserve"> and </w:t>
      </w:r>
      <m:oMath>
        <m:r>
          <m:rPr/>
          <w:rPr>
            <w:rFonts w:ascii="Cambria Math" w:hAnsi="Cambria Math"/>
          </w:rPr>
          <m:t>dθ</m:t>
        </m:r>
      </m:oMath>
      <w:r>
        <w:t xml:space="preserve">.    </w:t>
      </w:r>
    </w:p>
    <w:p>
      <w:pPr>
        <w:tabs>
          <w:tab w:val="right" w:pos="6096"/>
          <w:tab w:val="right" w:pos="9214"/>
        </w:tabs>
        <w:ind w:right="4"/>
        <w:jc w:val="center"/>
        <w:rPr>
          <w:i/>
        </w:rPr>
      </w:pPr>
      <m:oMathPara>
        <m:oMath>
          <m:f>
            <m:fPr>
              <m:ctrlPr>
                <w:rPr>
                  <w:rFonts w:ascii="Cambria Math" w:hAnsi="Cambria Math"/>
                  <w:i/>
                </w:rPr>
              </m:ctrlPr>
            </m:fPr>
            <m:num>
              <m:r>
                <m:rPr/>
                <w:rPr>
                  <w:rFonts w:ascii="Cambria Math" w:hAnsi="Cambria Math"/>
                </w:rPr>
                <m:t>dm</m:t>
              </m:r>
              <m:ctrlPr>
                <w:rPr>
                  <w:rFonts w:ascii="Cambria Math" w:hAnsi="Cambria Math"/>
                  <w:i/>
                </w:rPr>
              </m:ctrlPr>
            </m:num>
            <m:den>
              <m:sSub>
                <m:sSubPr>
                  <m:ctrlPr>
                    <w:rPr>
                      <w:rFonts w:ascii="Cambria Math" w:hAnsi="Cambria Math"/>
                      <w:i/>
                    </w:rPr>
                  </m:ctrlPr>
                </m:sSubPr>
                <m:e>
                  <m:r>
                    <m:rPr/>
                    <w:rPr>
                      <w:rFonts w:ascii="Cambria Math" w:hAnsi="Cambria Math"/>
                    </w:rPr>
                    <m:t>2r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m:t>
              </m:r>
              <m:ctrlPr>
                <w:rPr>
                  <w:rFonts w:ascii="Cambria Math" w:hAnsi="Cambria Math"/>
                  <w:i/>
                </w:rPr>
              </m:ctrlPr>
            </m:den>
          </m:f>
          <m:r>
            <m:rPr/>
            <w:rPr>
              <w:rFonts w:ascii="Cambria Math" w:hAnsi="Cambria Math"/>
            </w:rPr>
            <m:t>=dθ</m:t>
          </m:r>
        </m:oMath>
      </m:oMathPara>
    </w:p>
    <w:p>
      <w:pPr>
        <w:tabs>
          <w:tab w:val="right" w:pos="6096"/>
          <w:tab w:val="right" w:pos="9214"/>
        </w:tabs>
        <w:ind w:right="4"/>
      </w:pPr>
      <w:r>
        <w:t xml:space="preserve">Upon integration, the function </w:t>
      </w:r>
      <m:oMath>
        <m:r>
          <m:rPr/>
          <w:rPr>
            <w:rFonts w:ascii="Cambria Math" w:hAnsi="Cambria Math"/>
          </w:rPr>
          <m:t>m</m:t>
        </m:r>
      </m:oMath>
      <w:r>
        <w:t xml:space="preserve"> is determined as:</w:t>
      </w:r>
    </w:p>
    <w:p>
      <w:pPr>
        <w:tabs>
          <w:tab w:val="right" w:pos="6096"/>
          <w:tab w:val="right" w:pos="9214"/>
        </w:tabs>
        <w:ind w:right="4"/>
        <w:rPr>
          <w:rFonts w:ascii="Cambria Math" w:hAnsi="Cambria Math"/>
          <w:i/>
          <w:iCs/>
        </w:rPr>
      </w:pPr>
      <m:oMathPara>
        <m:oMathParaPr>
          <m:jc m:val="center"/>
        </m:oMathParaPr>
        <m:oMath>
          <m:r>
            <m:rPr/>
            <w:rPr>
              <w:rFonts w:ascii="Cambria Math" w:hAnsi="Cambria Math"/>
            </w:rPr>
            <m:t>m=</m:t>
          </m:r>
          <m:f>
            <m:fPr>
              <m:ctrlPr>
                <w:rPr>
                  <w:rFonts w:ascii="Cambria Math" w:hAnsi="Cambria Math"/>
                  <w:i/>
                  <w:iCs/>
                </w:rPr>
              </m:ctrlPr>
            </m:fPr>
            <m:num>
              <m:r>
                <m:rPr/>
                <w:rPr>
                  <w:rFonts w:ascii="Cambria Math" w:hAnsi="Cambria Math"/>
                </w:rPr>
                <m:t>A</m:t>
              </m:r>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sSub>
                    <m:sSubPr>
                      <m:ctrlPr>
                        <w:rPr>
                          <w:rFonts w:ascii="Cambria Math" w:hAnsi="Cambria Math"/>
                          <w:i/>
                          <w:iCs/>
                        </w:rPr>
                      </m:ctrlPr>
                    </m:sSubPr>
                    <m:e>
                      <m:r>
                        <m:rPr/>
                        <w:rPr>
                          <w:rFonts w:ascii="Cambria Math" w:hAnsi="Cambria Math"/>
                        </w:rPr>
                        <m:t>2r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θ</m:t>
                  </m:r>
                  <m:ctrlPr>
                    <w:rPr>
                      <w:rFonts w:ascii="Cambria Math" w:hAnsi="Cambria Math"/>
                      <w:i/>
                      <w:iCs/>
                    </w:rPr>
                  </m:ctrlPr>
                </m:sup>
              </m:sSup>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oMath>
      </m:oMathPara>
    </w:p>
    <w:p>
      <w:pPr>
        <w:tabs>
          <w:tab w:val="right" w:pos="6096"/>
          <w:tab w:val="right" w:pos="9214"/>
        </w:tabs>
        <w:ind w:right="4"/>
        <w:rPr>
          <w:iCs/>
        </w:rPr>
      </w:pPr>
      <w:r>
        <w:t xml:space="preserve">Take into </w:t>
      </w:r>
      <m:oMath>
        <m:r>
          <m:rPr/>
          <w:rPr>
            <w:rFonts w:ascii="Cambria Math" w:hAnsi="Cambria Math"/>
          </w:rPr>
          <m:t>y=</m:t>
        </m:r>
        <m:f>
          <m:fPr>
            <m:ctrlPr>
              <w:rPr>
                <w:rFonts w:ascii="Cambria Math" w:hAnsi="Cambria Math"/>
                <w:i/>
                <w:iCs/>
              </w:rPr>
            </m:ctrlPr>
          </m:fPr>
          <m:num>
            <m:r>
              <m:rPr/>
              <w:rPr>
                <w:rFonts w:ascii="Cambria Math" w:hAnsi="Cambria Math"/>
              </w:rPr>
              <m:t>m</m:t>
            </m:r>
            <m:ctrlPr>
              <w:rPr>
                <w:rFonts w:ascii="Cambria Math" w:hAnsi="Cambria Math"/>
                <w:i/>
                <w:iCs/>
              </w:rPr>
            </m:ctrlPr>
          </m:num>
          <m:den>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oMath>
      <w:r>
        <w:rPr>
          <w:iCs/>
        </w:rPr>
        <w:t>,</w:t>
      </w:r>
      <w:r>
        <w:br w:type="textWrapping"/>
      </w:r>
      <m:oMathPara>
        <m:oMathParaPr>
          <m:jc m:val="center"/>
        </m:oMathParaPr>
        <m:oMath>
          <m:r>
            <m:rPr/>
            <w:rPr>
              <w:rFonts w:ascii="Cambria Math" w:hAnsi="Cambria Math"/>
            </w:rPr>
            <m:t>y=</m:t>
          </m:r>
          <m:f>
            <m:fPr>
              <m:ctrlPr>
                <w:rPr>
                  <w:rFonts w:ascii="Cambria Math" w:hAnsi="Cambria Math"/>
                  <w:i/>
                  <w:iCs/>
                </w:rPr>
              </m:ctrlPr>
            </m:fPr>
            <m:num>
              <m:r>
                <m:rPr/>
                <w:rPr>
                  <w:rFonts w:ascii="Cambria Math" w:hAnsi="Cambria Math"/>
                </w:rPr>
                <m:t>A</m:t>
              </m:r>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sSub>
                    <m:sSubPr>
                      <m:ctrlPr>
                        <w:rPr>
                          <w:rFonts w:ascii="Cambria Math" w:hAnsi="Cambria Math"/>
                          <w:i/>
                          <w:iCs/>
                        </w:rPr>
                      </m:ctrlPr>
                    </m:sSubPr>
                    <m:e>
                      <m:r>
                        <m:rPr/>
                        <w:rPr>
                          <w:rFonts w:ascii="Cambria Math" w:hAnsi="Cambria Math"/>
                        </w:rPr>
                        <m:t>2r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θ</m:t>
                  </m:r>
                  <m:ctrlPr>
                    <w:rPr>
                      <w:rFonts w:ascii="Cambria Math" w:hAnsi="Cambria Math"/>
                      <w:i/>
                      <w:iCs/>
                    </w:rPr>
                  </m:ctrlPr>
                </m:sup>
              </m:sSup>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oMath>
      </m:oMathPara>
    </w:p>
    <w:p>
      <w:r>
        <w:t xml:space="preserve">Where </w:t>
      </w:r>
      <m:oMath>
        <m:r>
          <m:rPr/>
          <w:rPr>
            <w:rFonts w:ascii="Cambria Math" w:hAnsi="Cambria Math"/>
          </w:rPr>
          <m:t>A</m:t>
        </m:r>
      </m:oMath>
      <w:r>
        <w:t xml:space="preserve"> is integral constant. To calculate </w:t>
      </w:r>
      <m:oMath>
        <m:r>
          <m:rPr/>
          <w:rPr>
            <w:rFonts w:ascii="Cambria Math" w:hAnsi="Cambria Math"/>
          </w:rPr>
          <m:t>A</m:t>
        </m:r>
      </m:oMath>
      <w:r>
        <w:t xml:space="preserve">, consider when </w:t>
      </w:r>
      <m:oMath>
        <m:r>
          <m:rPr/>
          <w:rPr>
            <w:rFonts w:ascii="Cambria Math" w:hAnsi="Cambria Math"/>
          </w:rPr>
          <m:t>θ=</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oMath>
      <w:r>
        <w:t xml:space="preserve">, i.e., maximum amplitude, </w:t>
      </w:r>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ctrlPr>
                  <w:rPr>
                    <w:rFonts w:ascii="Cambria Math" w:hAnsi="Cambria Math"/>
                    <w:i/>
                  </w:rPr>
                </m:ctrlPr>
              </m:e>
            </m:d>
            <m:ctrlPr>
              <w:rPr>
                <w:rFonts w:ascii="Cambria Math" w:hAnsi="Cambria Math"/>
                <w:i/>
              </w:rPr>
            </m:ctrlPr>
          </m:e>
          <m:sub>
            <m:r>
              <m:rPr/>
              <w:rPr>
                <w:rFonts w:ascii="Cambria Math" w:hAnsi="Cambria Math"/>
              </w:rPr>
              <m:t>θ=</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sub>
        </m:sSub>
        <m:r>
          <m:rPr/>
          <w:rPr>
            <w:rFonts w:ascii="Cambria Math" w:hAnsi="Cambria Math"/>
          </w:rPr>
          <m:t>=0</m:t>
        </m:r>
      </m:oMath>
      <w:r>
        <w:t xml:space="preserve">, along with </w:t>
      </w:r>
      <m:oMath>
        <m:r>
          <m:rPr/>
          <w:rPr>
            <w:rFonts w:ascii="Cambria Math" w:hAnsi="Cambria Math"/>
          </w:rPr>
          <m:t>y=</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m:rPr/>
                      <w:rPr>
                        <w:rFonts w:ascii="Cambria Math" w:hAnsi="Cambria Math"/>
                      </w:rPr>
                      <m:t>dθ</m:t>
                    </m:r>
                    <m:ctrlPr>
                      <w:rPr>
                        <w:rFonts w:ascii="Cambria Math" w:hAnsi="Cambria Math"/>
                        <w:i/>
                        <w:iCs/>
                      </w:rPr>
                    </m:ctrlPr>
                  </m:num>
                  <m:den>
                    <m:r>
                      <m:rPr/>
                      <w:rPr>
                        <w:rFonts w:ascii="Cambria Math" w:hAnsi="Cambria Math"/>
                      </w:rPr>
                      <m:t>dt</m:t>
                    </m:r>
                    <m:ctrlPr>
                      <w:rPr>
                        <w:rFonts w:ascii="Cambria Math" w:hAnsi="Cambria Math"/>
                        <w:i/>
                        <w:iCs/>
                      </w:rPr>
                    </m:ctrlPr>
                  </m:den>
                </m:f>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=0</m:t>
        </m:r>
      </m:oMath>
      <w:r>
        <w:t>. Through substitution,</w:t>
      </w:r>
    </w:p>
    <w:p>
      <w:pPr>
        <w:tabs>
          <w:tab w:val="right" w:pos="5954"/>
          <w:tab w:val="right" w:pos="9214"/>
        </w:tabs>
        <w:jc w:val="right"/>
        <w:rPr>
          <w:iCs/>
        </w:rPr>
      </w:pPr>
      <m:oMath>
        <m:r>
          <m:rPr/>
          <w:rPr>
            <w:rFonts w:ascii="Cambria Math" w:hAnsi="Cambria Math"/>
          </w:rPr>
          <m:t>A=</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d>
          <m:dPr>
            <m:ctrlPr>
              <w:rPr>
                <w:rFonts w:ascii="Cambria Math" w:hAnsi="Cambria Math"/>
                <w:i/>
                <w:iCs/>
              </w:rPr>
            </m:ctrlPr>
          </m:dPr>
          <m:e>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−1</m:t>
            </m:r>
            <m:ctrlPr>
              <w:rPr>
                <w:rFonts w:ascii="Cambria Math" w:hAnsi="Cambria Math"/>
                <w:i/>
                <w:iCs/>
              </w:rPr>
            </m:ctrlPr>
          </m:e>
        </m:d>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sup>
        </m:sSup>
      </m:oMath>
      <w:r>
        <w:tab/>
      </w:r>
      <w:r>
        <w:t>(14)</w:t>
      </w:r>
    </w:p>
    <w:p>
      <w:r>
        <w:t xml:space="preserve">Now </w:t>
      </w:r>
      <m:oMath>
        <m:r>
          <m:rPr>
            <m:sty m:val="p"/>
          </m:rPr>
          <w:rPr>
            <w:rFonts w:ascii="Cambria Math" w:hAnsi="Cambria Math"/>
          </w:rPr>
          <m:t>y</m:t>
        </m:r>
      </m:oMath>
      <w:r>
        <w:t xml:space="preserve"> and </w:t>
      </w:r>
      <m:oMath>
        <m:r>
          <m:rPr>
            <m:sty m:val="p"/>
          </m:rPr>
          <w:rPr>
            <w:rFonts w:ascii="Cambria Math" w:hAnsi="Cambria Math"/>
          </w:rPr>
          <m:t>A</m:t>
        </m:r>
      </m:oMath>
      <w:r>
        <w:t xml:space="preserve"> have been worked out, and it should be followed by deriving </w:t>
      </w:r>
      <m:oMath>
        <m:r>
          <m:rPr>
            <m:sty m:val="p"/>
          </m:rPr>
          <w:rPr>
            <w:rFonts w:ascii="Cambria Math" w:hAnsi="Cambria Math"/>
          </w:rPr>
          <m:t>θ</m:t>
        </m:r>
      </m:oMath>
      <w:r>
        <w:t xml:space="preserve"> from </w:t>
      </w:r>
      <m:oMath>
        <m:r>
          <m:rPr>
            <m:sty m:val="p"/>
          </m:rPr>
          <w:rPr>
            <w:rFonts w:ascii="Cambria Math" w:hAnsi="Cambria Math"/>
          </w:rPr>
          <m:t>y</m:t>
        </m:r>
      </m:oMath>
      <w:r>
        <w:t>, which</w:t>
      </w:r>
    </w:p>
    <w:p>
      <m:oMathPara>
        <m:oMath>
          <m:f>
            <m:fPr>
              <m:ctrlPr>
                <w:rPr>
                  <w:rFonts w:ascii="Cambria Math" w:hAnsi="Cambria Math"/>
                  <w:i/>
                  <w:iCs/>
                </w:rPr>
              </m:ctrlPr>
            </m:fPr>
            <m:num>
              <m:r>
                <m:rPr/>
                <w:rPr>
                  <w:rFonts w:ascii="Cambria Math" w:hAnsi="Cambria Math"/>
                </w:rPr>
                <m:t>A</m:t>
              </m:r>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sSub>
                    <m:sSubPr>
                      <m:ctrlPr>
                        <w:rPr>
                          <w:rFonts w:ascii="Cambria Math" w:hAnsi="Cambria Math"/>
                          <w:i/>
                          <w:iCs/>
                        </w:rPr>
                      </m:ctrlPr>
                    </m:sSubPr>
                    <m:e>
                      <m:r>
                        <m:rPr/>
                        <w:rPr>
                          <w:rFonts w:ascii="Cambria Math" w:hAnsi="Cambria Math"/>
                        </w:rPr>
                        <m:t>2r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θ</m:t>
                  </m:r>
                  <m:ctrlPr>
                    <w:rPr>
                      <w:rFonts w:ascii="Cambria Math" w:hAnsi="Cambria Math"/>
                      <w:i/>
                      <w:iCs/>
                    </w:rPr>
                  </m:ctrlPr>
                </m:sup>
              </m:sSup>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r>
        <w:t>Take the square root of both LHS and RHS sides. Separate the variables.</w:t>
      </w:r>
    </w:p>
    <w:p>
      <m:oMathPara>
        <m:oMath>
          <m:rad>
            <m:radPr>
              <m:degHide m:val="1"/>
              <m:ctrlPr>
                <w:rPr>
                  <w:rFonts w:ascii="Cambria Math" w:hAnsi="Cambria Math"/>
                </w:rPr>
              </m:ctrlPr>
            </m:radPr>
            <m:deg>
              <m:ctrlPr>
                <w:rPr>
                  <w:rFonts w:ascii="Cambria Math" w:hAnsi="Cambria Math"/>
                  <w:i/>
                </w:rPr>
              </m:ctrlPr>
            </m:deg>
            <m:e>
              <m:f>
                <m:fPr>
                  <m:ctrlPr>
                    <w:rPr>
                      <w:rFonts w:ascii="Cambria Math" w:hAnsi="Cambria Math"/>
                      <w:i/>
                      <w:iCs/>
                    </w:rPr>
                  </m:ctrlPr>
                </m:fPr>
                <m:num>
                  <m:r>
                    <m:rPr/>
                    <w:rPr>
                      <w:rFonts w:ascii="Cambria Math" w:hAnsi="Cambria Math"/>
                    </w:rPr>
                    <m:t>A</m:t>
                  </m:r>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sSub>
                        <m:sSubPr>
                          <m:ctrlPr>
                            <w:rPr>
                              <w:rFonts w:ascii="Cambria Math" w:hAnsi="Cambria Math"/>
                              <w:i/>
                              <w:iCs/>
                            </w:rPr>
                          </m:ctrlPr>
                        </m:sSubPr>
                        <m:e>
                          <m:r>
                            <m:rPr/>
                            <w:rPr>
                              <w:rFonts w:ascii="Cambria Math" w:hAnsi="Cambria Math"/>
                            </w:rPr>
                            <m:t>2r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θ</m:t>
                      </m:r>
                      <m:ctrlPr>
                        <w:rPr>
                          <w:rFonts w:ascii="Cambria Math" w:hAnsi="Cambria Math"/>
                          <w:i/>
                          <w:iCs/>
                        </w:rPr>
                      </m:ctrlPr>
                    </m:sup>
                  </m:sSup>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ctrlPr>
                <w:rPr>
                  <w:rFonts w:ascii="Cambria Math" w:hAnsi="Cambria Math"/>
                </w:rPr>
              </m:ctrlPr>
            </m:e>
          </m:rad>
          <m:r>
            <m:rPr/>
            <w:rPr>
              <w:rFonts w:ascii="Cambria Math" w:hAnsi="Cambria Math"/>
            </w:rPr>
            <m:t>=</m:t>
          </m:r>
          <m:f>
            <m:fPr>
              <m:ctrlPr>
                <w:rPr>
                  <w:rFonts w:ascii="Cambria Math" w:hAnsi="Cambria Math"/>
                </w:rPr>
              </m:ctrlPr>
            </m:fPr>
            <m:num>
              <m:r>
                <m:rPr/>
                <w:rPr>
                  <w:rFonts w:ascii="Cambria Math" w:hAnsi="Cambria Math"/>
                </w:rPr>
                <m:t>dθ</m:t>
              </m:r>
              <m:ctrlPr>
                <w:rPr>
                  <w:rFonts w:ascii="Cambria Math" w:hAnsi="Cambria Math"/>
                  <w:i/>
                </w:rPr>
              </m:ctrlPr>
            </m:num>
            <m:den>
              <m:r>
                <m:rPr/>
                <w:rPr>
                  <w:rFonts w:ascii="Cambria Math" w:hAnsi="Cambria Math"/>
                </w:rPr>
                <m:t>dt</m:t>
              </m:r>
              <m:ctrlPr>
                <w:rPr>
                  <w:rFonts w:ascii="Cambria Math" w:hAnsi="Cambria Math"/>
                  <w:i/>
                </w:rPr>
              </m:ctrlPr>
            </m:den>
          </m:f>
        </m:oMath>
      </m:oMathPara>
    </w:p>
    <w:p>
      <w:r>
        <w:t>Expand and integrate both sides.</w:t>
      </w:r>
    </w:p>
    <w:p>
      <w:pPr>
        <w:tabs>
          <w:tab w:val="left" w:pos="6096"/>
        </w:tabs>
        <w:jc w:val="right"/>
      </w:pPr>
      <m:oMathPara>
        <m:oMath>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m:rPr/>
                <w:rPr>
                  <w:rFonts w:ascii="Cambria Math" w:hAnsi="Cambria Math"/>
                </w:rPr>
                <m:t>d</m:t>
              </m:r>
              <m:ctrlPr>
                <w:rPr>
                  <w:rFonts w:ascii="Cambria Math" w:hAnsi="Cambria Math"/>
                  <w:i/>
                </w:rPr>
              </m:ctrlPr>
            </m:e>
          </m:nary>
          <m:r>
            <m:rPr/>
            <w:rPr>
              <w:rFonts w:ascii="Cambria Math" w:hAnsi="Cambria Math"/>
            </w:rPr>
            <m:t>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rPr>
                      </m:ctrlPr>
                    </m:dPr>
                    <m:e>
                      <m:f>
                        <m:fPr>
                          <m:ctrlPr>
                            <w:rPr>
                              <w:rFonts w:ascii="Cambria Math" w:hAnsi="Cambria Math"/>
                              <w:i/>
                              <w:iCs/>
                            </w:rPr>
                          </m:ctrlPr>
                        </m:fPr>
                        <m:num>
                          <m:r>
                            <m:rPr/>
                            <w:rPr>
                              <w:rFonts w:ascii="Cambria Math" w:hAnsi="Cambria Math"/>
                            </w:rPr>
                            <m:t>A</m:t>
                          </m:r>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sSub>
                                <m:sSubPr>
                                  <m:ctrlPr>
                                    <w:rPr>
                                      <w:rFonts w:ascii="Cambria Math" w:hAnsi="Cambria Math"/>
                                      <w:i/>
                                      <w:iCs/>
                                    </w:rPr>
                                  </m:ctrlPr>
                                </m:sSubPr>
                                <m:e>
                                  <m:r>
                                    <m:rPr/>
                                    <w:rPr>
                                      <w:rFonts w:ascii="Cambria Math" w:hAnsi="Cambria Math"/>
                                    </w:rPr>
                                    <m:t>2r</m:t>
                                  </m:r>
                                  <m:ctrlPr>
                                    <w:rPr>
                                      <w:rFonts w:ascii="Cambria Math" w:hAnsi="Cambria Math"/>
                                      <w:i/>
                                      <w:iCs/>
                                    </w:rPr>
                                  </m:ctrlPr>
                                </m:e>
                                <m:sub>
                                  <m:r>
                                    <m:rPr/>
                                    <w:rPr>
                                      <w:rFonts w:ascii="Cambria Math" w:hAnsi="Cambria Math"/>
                                    </w:rPr>
                                    <m:t>1</m:t>
                                  </m:r>
                                  <m:ctrlPr>
                                    <w:rPr>
                                      <w:rFonts w:ascii="Cambria Math" w:hAnsi="Cambria Math"/>
                                      <w:i/>
                                      <w:iCs/>
                                    </w:rPr>
                                  </m:ctrlPr>
                                </m:sub>
                              </m:sSub>
                              <m:r>
                                <m:rPr/>
                                <w:rPr>
                                  <w:rFonts w:ascii="Cambria Math" w:hAnsi="Cambria Math"/>
                                </w:rPr>
                                <m:t>θ</m:t>
                              </m:r>
                              <m:ctrlPr>
                                <w:rPr>
                                  <w:rFonts w:ascii="Cambria Math" w:hAnsi="Cambria Math"/>
                                  <w:i/>
                                  <w:iCs/>
                                </w:rPr>
                              </m:ctrlPr>
                            </m:sup>
                          </m:sSup>
                          <m:ctrlPr>
                            <w:rPr>
                              <w:rFonts w:ascii="Cambria Math" w:hAnsi="Cambria Math"/>
                              <w:i/>
                              <w:iCs/>
                            </w:rPr>
                          </m:ctrlPr>
                        </m:den>
                      </m:f>
                      <m:r>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den>
                      </m:f>
                      <m:r>
                        <m:rPr/>
                        <w:rPr>
                          <w:rFonts w:ascii="Cambria Math" w:hAnsi="Cambria Math"/>
                        </w:rPr>
                        <m:t>θ+</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ctrlPr>
                        <w:rPr>
                          <w:rFonts w:ascii="Cambria Math" w:hAnsi="Cambria Math"/>
                          <w:i/>
                        </w:rPr>
                      </m:ctrlPr>
                    </m:e>
                  </m:d>
                  <m:ctrlPr>
                    <w:rPr>
                      <w:rFonts w:ascii="Cambria Math" w:hAnsi="Cambria Math"/>
                      <w:i/>
                    </w:rPr>
                  </m:ctrlPr>
                </m:e>
                <m: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r>
                <m:rPr/>
                <w:rPr>
                  <w:rFonts w:ascii="Cambria Math" w:hAnsi="Cambria Math"/>
                </w:rPr>
                <m:t>dθ </m:t>
              </m:r>
              <m:ctrlPr>
                <w:rPr>
                  <w:rFonts w:ascii="Cambria Math" w:hAnsi="Cambria Math"/>
                  <w:i/>
                </w:rPr>
              </m:ctrlPr>
            </m:e>
          </m:nary>
        </m:oMath>
      </m:oMathPara>
    </w:p>
    <w:p>
      <w:pPr>
        <w:tabs>
          <w:tab w:val="left" w:pos="6096"/>
        </w:tabs>
        <w:jc w:val="right"/>
      </w:pPr>
      <w:r>
        <w:t xml:space="preserve"> (15)</w:t>
      </w:r>
    </w:p>
    <w:p>
      <w:r>
        <w:t xml:space="preserve">From using Maclaurin series </w:t>
      </w:r>
      <m:oMath>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x</m:t>
            </m:r>
            <m:ctrlPr>
              <w:rPr>
                <w:rFonts w:ascii="Cambria Math" w:hAnsi="Cambria Math"/>
                <w:i/>
              </w:rPr>
            </m:ctrlPr>
          </m:sup>
        </m:sSup>
        <m:r>
          <m:rPr/>
          <w:rPr>
            <w:rFonts w:ascii="Cambria Math" w:hAnsi="Cambria Math"/>
          </w:rPr>
          <m:t>=</m:t>
        </m:r>
        <m:nary>
          <m:naryPr>
            <m:chr m:val="∑"/>
            <m:limLoc m:val="undOvr"/>
            <m:ctrlPr>
              <w:rPr>
                <w:rFonts w:ascii="Cambria Math" w:hAnsi="Cambria Math"/>
                <w:i/>
              </w:rPr>
            </m:ctrlPr>
          </m:naryPr>
          <m:sub>
            <m:r>
              <m:rPr/>
              <w:rPr>
                <w:rFonts w:ascii="Cambria Math" w:hAnsi="Cambria Math"/>
              </w:rPr>
              <m:t>n=0</m:t>
            </m:r>
            <m:ctrlPr>
              <w:rPr>
                <w:rFonts w:ascii="Cambria Math" w:hAnsi="Cambria Math"/>
                <w:i/>
              </w:rPr>
            </m:ctrlPr>
          </m:sub>
          <m:sup>
            <m:r>
              <m:rPr/>
              <w:rPr>
                <w:rFonts w:ascii="Cambria Math" w:hAnsi="Cambria Math"/>
              </w:rPr>
              <m:t>∞</m:t>
            </m:r>
            <m:ctrlPr>
              <w:rPr>
                <w:rFonts w:ascii="Cambria Math" w:hAnsi="Cambria Math"/>
                <w:i/>
              </w:rPr>
            </m:ctrlPr>
          </m:sup>
          <m:e>
            <m:f>
              <m:fPr>
                <m:ctrlPr>
                  <w:rPr>
                    <w:rFonts w:ascii="Cambria Math" w:hAnsi="Cambria Math"/>
                    <w:i/>
                  </w:rPr>
                </m:ctrlPr>
              </m:fPr>
              <m:num>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n</m:t>
                    </m:r>
                    <m:ctrlPr>
                      <w:rPr>
                        <w:rFonts w:ascii="Cambria Math" w:hAnsi="Cambria Math"/>
                        <w:i/>
                      </w:rPr>
                    </m:ctrlPr>
                  </m:sup>
                </m:sSup>
                <m:ctrlPr>
                  <w:rPr>
                    <w:rFonts w:ascii="Cambria Math" w:hAnsi="Cambria Math"/>
                    <w:i/>
                  </w:rPr>
                </m:ctrlPr>
              </m:num>
              <m:den>
                <m:r>
                  <m:rPr/>
                  <w:rPr>
                    <w:rFonts w:ascii="Cambria Math" w:hAnsi="Cambria Math"/>
                  </w:rPr>
                  <m:t>n!</m:t>
                </m:r>
                <m:ctrlPr>
                  <w:rPr>
                    <w:rFonts w:ascii="Cambria Math" w:hAnsi="Cambria Math"/>
                    <w:i/>
                  </w:rPr>
                </m:ctrlPr>
              </m:den>
            </m:f>
            <m:ctrlPr>
              <w:rPr>
                <w:rFonts w:ascii="Cambria Math" w:hAnsi="Cambria Math"/>
                <w:i/>
              </w:rPr>
            </m:ctrlPr>
          </m:e>
        </m:nary>
      </m:oMath>
      <w:r>
        <w:t xml:space="preserve">, the approximate value of </w:t>
      </w:r>
      <m:oMath>
        <m:r>
          <m:rPr/>
          <w:rPr>
            <w:rFonts w:ascii="Cambria Math" w:hAnsi="Cambria Math"/>
          </w:rPr>
          <m:t>e</m:t>
        </m:r>
      </m:oMath>
      <w:r>
        <w:t xml:space="preserve"> can be simply calculated by the first three terms. And</w:t>
      </w:r>
    </w:p>
    <w:p>
      <w:pPr>
        <w:tabs>
          <w:tab w:val="right" w:pos="5954"/>
          <w:tab w:val="right" w:pos="9214"/>
        </w:tabs>
        <w:jc w:val="right"/>
        <w:rPr>
          <w:iCs/>
        </w:rPr>
      </w:pPr>
      <m:oMath>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ctrlPr>
              <w:rPr>
                <w:rFonts w:ascii="Cambria Math" w:hAnsi="Cambria Math"/>
                <w:i/>
              </w:rPr>
            </m:ctrlPr>
          </m:sup>
        </m:sSup>
        <m:r>
          <m:rPr/>
          <w:rPr>
            <w:rFonts w:ascii="Cambria Math" w:hAnsi="Cambria Math"/>
          </w:rPr>
          <m:t>=1+</m:t>
        </m:r>
        <m:f>
          <m:fPr>
            <m:ctrlPr>
              <w:rPr>
                <w:rFonts w:ascii="Cambria Math" w:hAnsi="Cambria Math"/>
                <w:i/>
              </w:rPr>
            </m:ctrlPr>
          </m:fPr>
          <m:num>
            <m:d>
              <m:dPr>
                <m:ctrlPr>
                  <w:rPr>
                    <w:rFonts w:ascii="Cambria Math" w:hAnsi="Cambria Math"/>
                    <w:i/>
                  </w:rPr>
                </m:ctrlPr>
              </m:dPr>
              <m:e>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ctrlPr>
                  <w:rPr>
                    <w:rFonts w:ascii="Cambria Math" w:hAnsi="Cambria Math"/>
                    <w:i/>
                  </w:rPr>
                </m:ctrlPr>
              </m:e>
            </m:d>
            <m:ctrlPr>
              <w:rPr>
                <w:rFonts w:ascii="Cambria Math" w:hAnsi="Cambria Math"/>
                <w:i/>
              </w:rPr>
            </m:ctrlPr>
          </m:num>
          <m:den>
            <m:r>
              <m:rPr/>
              <w:rPr>
                <w:rFonts w:ascii="Cambria Math" w:hAnsi="Cambria Math"/>
              </w:rPr>
              <m:t>1!</m:t>
            </m:r>
            <m:ctrlPr>
              <w:rPr>
                <w:rFonts w:ascii="Cambria Math" w:hAnsi="Cambria Math"/>
                <w:i/>
              </w:rPr>
            </m:ctrlPr>
          </m:den>
        </m:f>
        <m:r>
          <m:rP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oMath>
      <w:r>
        <w:tab/>
      </w:r>
      <w:r>
        <w:t>(16)</w:t>
      </w:r>
    </w:p>
    <w:p>
      <w:r>
        <w:t>Take into (15), RHS can be exchanged into</w:t>
      </w:r>
    </w:p>
    <w:p>
      <w:pPr>
        <w:rPr>
          <w:i/>
        </w:rPr>
      </w:pPr>
      <m:oMathPara>
        <m:oMath>
          <m:nary>
            <m:naryP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m:rPr/>
                            <w:rPr>
                              <w:rFonts w:ascii="Cambria Math" w:hAnsi="Cambria Math"/>
                            </w:rPr>
                            <m:t>A+</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2A</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θ+2A</m:t>
                      </m:r>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θ</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ctrlPr>
                    <w:rPr>
                      <w:rFonts w:ascii="Cambria Math" w:hAnsi="Cambria Math"/>
                      <w:i/>
                    </w:rPr>
                  </m:ctrlPr>
                </m:e>
                <m: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sup>
              </m:sSup>
              <m:r>
                <m:rPr/>
                <w:rPr>
                  <w:rFonts w:ascii="Cambria Math" w:hAnsi="Cambria Math"/>
                </w:rPr>
                <m:t>dθ</m:t>
              </m:r>
              <m:ctrlPr>
                <w:rPr>
                  <w:rFonts w:ascii="Cambria Math" w:hAnsi="Cambria Math"/>
                  <w:i/>
                </w:rPr>
              </m:ctrlPr>
            </m:e>
          </m:nary>
        </m:oMath>
      </m:oMathPara>
    </w:p>
    <w:p>
      <w:pPr>
        <w:jc w:val="right"/>
      </w:pPr>
      <w:r>
        <w:t>(17)</w:t>
      </w:r>
    </w:p>
    <w:p>
      <w:r>
        <w:t>By completing the square method, notice that</w:t>
      </w:r>
    </w:p>
    <w:p>
      <w:pPr>
        <w:jc w:val="center"/>
        <w:rPr>
          <w:i/>
        </w:rPr>
      </w:pPr>
      <m:oMathPara>
        <m:oMathParaPr>
          <m:jc m:val="center"/>
        </m:oMathParaPr>
        <m:oMath>
          <m:d>
            <m:dPr>
              <m:ctrlPr>
                <w:rPr>
                  <w:rFonts w:ascii="Cambria Math" w:hAnsi="Cambria Math"/>
                  <w:i/>
                </w:rPr>
              </m:ctrlPr>
            </m:dPr>
            <m:e>
              <m:r>
                <m:rPr/>
                <w:rPr>
                  <w:rFonts w:ascii="Cambria Math" w:hAnsi="Cambria Math"/>
                </w:rPr>
                <m:t>A+</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2A</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ctrlPr>
                <w:rPr>
                  <w:rFonts w:ascii="Cambria Math" w:hAnsi="Cambria Math"/>
                  <w:i/>
                </w:rPr>
              </m:ctrlPr>
            </m:e>
          </m:d>
          <m:r>
            <m:rPr/>
            <w:rPr>
              <w:rFonts w:ascii="Cambria Math" w:hAnsi="Cambria Math"/>
            </w:rPr>
            <m:t>θ+2A</m:t>
          </m:r>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θ</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d>
            <m:dPr>
              <m:ctrlPr>
                <w:rPr>
                  <w:rFonts w:ascii="Cambria Math" w:hAnsi="Cambria Math"/>
                  <w:i/>
                </w:rPr>
              </m:ctrlPr>
            </m:dPr>
            <m:e>
              <m:f>
                <m:fPr>
                  <m:ctrlPr>
                    <w:rPr>
                      <w:rFonts w:ascii="Cambria Math" w:hAnsi="Cambria Math"/>
                      <w:i/>
                    </w:rPr>
                  </m:ctrlPr>
                </m:fPr>
                <m:num>
                  <m:r>
                    <m:rPr/>
                    <w:rPr>
                      <w:rFonts w:ascii="Cambria Math" w:hAnsi="Cambria Math"/>
                    </w:rPr>
                    <m:t>A</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den>
              </m:f>
              <m:ctrlPr>
                <w:rPr>
                  <w:rFonts w:ascii="Cambria Math" w:hAnsi="Cambria Math"/>
                  <w:i/>
                </w:rPr>
              </m:ctrlPr>
            </m:e>
          </m:d>
          <m:r>
            <m:rPr/>
            <w:rPr>
              <w:rFonts w:ascii="Cambria Math" w:hAnsi="Cambria Math"/>
            </w:rPr>
            <m:t>+</m:t>
          </m:r>
          <m:sSup>
            <m:sSupPr>
              <m:ctrlPr>
                <w:rPr>
                  <w:rFonts w:ascii="Cambria Math" w:hAnsi="Cambria Math"/>
                  <w:i/>
                </w:rPr>
              </m:ctrlPr>
            </m:sSupPr>
            <m:e>
              <m:d>
                <m:dPr>
                  <m:ctrlPr>
                    <w:rPr>
                      <w:rFonts w:ascii="Cambria Math" w:hAnsi="Cambria Math"/>
                      <w:i/>
                    </w:rPr>
                  </m:ctrlPr>
                </m:dPr>
                <m:e>
                  <m:r>
                    <m:rPr/>
                    <w:rPr>
                      <w:rFonts w:ascii="Cambria Math" w:hAnsi="Cambria Math"/>
                    </w:rPr>
                    <m:t>2A</m:t>
                  </m:r>
                  <m:ctrlPr>
                    <w:rPr>
                      <w:rFonts w:ascii="Cambria Math" w:hAnsi="Cambria Math"/>
                      <w:i/>
                    </w:rPr>
                  </m:ctrlPr>
                </m:e>
              </m:d>
              <m:d>
                <m:dPr>
                  <m:ctrlPr>
                    <w:rPr>
                      <w:rFonts w:ascii="Cambria Math" w:hAnsi="Cambria Math"/>
                      <w:i/>
                    </w:rPr>
                  </m:ctrlPr>
                </m:dPr>
                <m:e>
                  <m:d>
                    <m:dPr>
                      <m:ctrlPr>
                        <w:rPr>
                          <w:rFonts w:ascii="Cambria Math" w:hAnsi="Cambria Math"/>
                          <w:i/>
                        </w:rPr>
                      </m:ctrlPr>
                    </m:dPr>
                    <m:e>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A</m:t>
                          </m:r>
                          <m:ctrlPr>
                            <w:rPr>
                              <w:rFonts w:ascii="Cambria Math" w:hAnsi="Cambria Math"/>
                              <w:i/>
                            </w:rPr>
                          </m:ctrlPr>
                        </m:den>
                      </m:f>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r>
        <w:t>And (17) is equivalent to</w:t>
      </w:r>
    </w:p>
    <w:p>
      <w:pPr>
        <w:rPr>
          <w:i/>
        </w:rPr>
      </w:pPr>
      <m:oMathPara>
        <m:oMath>
          <m:nary>
            <m:naryP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r>
                        <m:rPr/>
                        <w:rPr>
                          <w:rFonts w:ascii="Cambria Math" w:hAnsi="Cambria Math"/>
                        </w:rPr>
                        <m:t>−8A</m:t>
                      </m:r>
                      <m:ctrlPr>
                        <w:rPr>
                          <w:rFonts w:ascii="Cambria Math" w:hAnsi="Cambria Math"/>
                          <w:i/>
                        </w:rPr>
                      </m:ctrlPr>
                    </m:e>
                  </m:rad>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den>
                      </m:f>
                      <m:r>
                        <m:rPr/>
                        <w:rPr>
                          <w:rFonts w:ascii="Cambria Math" w:hAnsi="Cambria Math"/>
                        </w:rPr>
                        <m:t>−</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rad>
                  <m:rad>
                    <m:radPr>
                      <m:degHide m:val="1"/>
                      <m:ctrlPr>
                        <w:rPr>
                          <w:rFonts w:ascii="Cambria Math" w:hAnsi="Cambria Math"/>
                          <w:i/>
                        </w:rPr>
                      </m:ctrlPr>
                    </m:radPr>
                    <m:deg>
                      <m:ctrlPr>
                        <w:rPr>
                          <w:rFonts w:ascii="Cambria Math" w:hAnsi="Cambria Math"/>
                          <w:i/>
                        </w:rPr>
                      </m:ctrlPr>
                    </m:deg>
                    <m:e>
                      <m:r>
                        <m:rP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w:rPr>
                                      <w:rFonts w:ascii="Cambria Math" w:hAnsi="Cambria Math"/>
                                    </w:rPr>
                                    <m:t>2A</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d>
                                    <m:dPr>
                                      <m:ctrlPr>
                                        <w:rPr>
                                          <w:rFonts w:ascii="Cambria Math" w:hAnsi="Cambria Math"/>
                                          <w:i/>
                                        </w:rPr>
                                      </m:ctrlPr>
                                    </m:dPr>
                                    <m:e>
                                      <m:r>
                                        <m:rPr/>
                                        <w:rPr>
                                          <w:rFonts w:ascii="Cambria Math" w:hAnsi="Cambria Math"/>
                                        </w:rPr>
                                        <m:t>A+</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den>
                          </m:f>
                          <m:r>
                            <m:rPr/>
                            <w:rPr>
                              <w:rFonts w:ascii="Cambria Math" w:hAnsi="Cambria Math"/>
                            </w:rPr>
                            <m:t>−</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rad>
                  <m:ctrlPr>
                    <w:rPr>
                      <w:rFonts w:ascii="Cambria Math" w:hAnsi="Cambria Math"/>
                      <w:i/>
                    </w:rPr>
                  </m:ctrlPr>
                </m:den>
              </m:f>
              <m:r>
                <m:rPr/>
                <w:rPr>
                  <w:rFonts w:ascii="Cambria Math" w:hAnsi="Cambria Math"/>
                </w:rPr>
                <m:t>dθ</m:t>
              </m:r>
              <m:ctrlPr>
                <w:rPr>
                  <w:rFonts w:ascii="Cambria Math" w:hAnsi="Cambria Math"/>
                  <w:i/>
                </w:rPr>
              </m:ctrlPr>
            </m:e>
          </m:nary>
        </m:oMath>
      </m:oMathPara>
    </w:p>
    <w:p>
      <w:pPr>
        <w:jc w:val="right"/>
      </w:pPr>
      <w:r>
        <w:t>(18)</w:t>
      </w:r>
    </w:p>
    <w:p>
      <w:r>
        <w:t xml:space="preserve">From </w:t>
      </w:r>
      <m:oMath>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1−</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rad>
            <m:ctrlPr>
              <w:rPr>
                <w:rFonts w:ascii="Cambria Math" w:hAnsi="Cambria Math"/>
                <w:i/>
              </w:rPr>
            </m:ctrlPr>
          </m:den>
        </m:f>
        <m:r>
          <m:rPr/>
          <w:rPr>
            <w:rFonts w:ascii="Cambria Math" w:hAnsi="Cambria Math"/>
          </w:rPr>
          <m:t>ⅆx=</m:t>
        </m:r>
        <m:func>
          <m:funcPr>
            <m:ctrlPr>
              <w:rPr>
                <w:rFonts w:ascii="Cambria Math" w:hAnsi="Cambria Math"/>
                <w:i/>
              </w:rPr>
            </m:ctrlPr>
          </m:funcPr>
          <m:fName>
            <m:sSup>
              <m:sSupPr>
                <m:ctrlPr>
                  <w:rPr>
                    <w:rFonts w:ascii="Cambria Math" w:hAnsi="Cambria Math"/>
                    <w:i/>
                  </w:rPr>
                </m:ctrlPr>
              </m:sSupPr>
              <m:e>
                <m:r>
                  <m:rPr/>
                  <w:rPr>
                    <w:rFonts w:ascii="Cambria Math" w:hAnsi="Cambria Math"/>
                  </w:rPr>
                  <m:t>sin</m:t>
                </m:r>
                <m:ctrlPr>
                  <w:rPr>
                    <w:rFonts w:ascii="Cambria Math" w:hAnsi="Cambria Math"/>
                    <w:i/>
                  </w:rPr>
                </m:ctrlPr>
              </m:e>
              <m:sup>
                <m:r>
                  <m:rPr/>
                  <w:rPr>
                    <w:rFonts w:ascii="Cambria Math" w:hAnsi="Cambria Math"/>
                  </w:rPr>
                  <m:t>−1</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func>
      </m:oMath>
      <w:r>
        <w:t>, take (18) into (15).</w:t>
      </w:r>
    </w:p>
    <w:p>
      <w:pPr>
        <w:rPr>
          <w:b/>
          <w:bCs/>
          <w:i/>
        </w:rPr>
      </w:pPr>
      <m:oMathPara>
        <m:oMath>
          <m:r>
            <m:rPr/>
            <w:rPr>
              <w:rFonts w:ascii="Cambria Math" w:hAnsi="Cambria Math"/>
            </w:rPr>
            <m:t>∆t=−</m:t>
          </m:r>
          <m:func>
            <m:funcPr>
              <m:ctrlPr>
                <w:rPr>
                  <w:rFonts w:ascii="Cambria Math" w:hAnsi="Cambria Math"/>
                  <w:i/>
                </w:rPr>
              </m:ctrlPr>
            </m:funcPr>
            <m:fName>
              <m:sSup>
                <m:sSupPr>
                  <m:ctrlPr>
                    <w:rPr>
                      <w:rFonts w:ascii="Cambria Math" w:hAnsi="Cambria Math"/>
                      <w:i/>
                    </w:rPr>
                  </m:ctrlPr>
                </m:sSupPr>
                <m:e>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−2</m:t>
                              </m:r>
                              <m:ctrlPr>
                                <w:rPr>
                                  <w:rFonts w:ascii="Cambria Math" w:hAnsi="Cambria Math"/>
                                  <w:i/>
                                </w:rPr>
                              </m:ctrlPr>
                            </m:num>
                            <m:den>
                              <m:r>
                                <m:rPr/>
                                <w:rPr>
                                  <w:rFonts w:ascii="Cambria Math" w:hAnsi="Cambria Math"/>
                                </w:rPr>
                                <m:t>A</m:t>
                              </m:r>
                              <m:ctrlPr>
                                <w:rPr>
                                  <w:rFonts w:ascii="Cambria Math" w:hAnsi="Cambria Math"/>
                                  <w:i/>
                                </w:rPr>
                              </m:ctrlPr>
                            </m:den>
                          </m:f>
                          <m:ctrlPr>
                            <w:rPr>
                              <w:rFonts w:ascii="Cambria Math" w:hAnsi="Cambria Math"/>
                              <w:i/>
                            </w:rPr>
                          </m:ctrlPr>
                        </m:e>
                      </m:rad>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sin</m:t>
                  </m:r>
                  <m:ctrlPr>
                    <w:rPr>
                      <w:rFonts w:ascii="Cambria Math" w:hAnsi="Cambria Math"/>
                      <w:i/>
                    </w:rPr>
                  </m:ctrlPr>
                </m:e>
                <m:sup>
                  <m:r>
                    <m:rPr/>
                    <w:rPr>
                      <w:rFonts w:ascii="Cambria Math" w:hAnsi="Cambria Math"/>
                    </w:rPr>
                    <m:t>−1</m:t>
                  </m:r>
                  <m:ctrlPr>
                    <w:rPr>
                      <w:rFonts w:ascii="Cambria Math" w:hAnsi="Cambria Math"/>
                      <w:i/>
                    </w:rPr>
                  </m:ctrlPr>
                </m:sup>
              </m:sSup>
              <m:ctrlPr>
                <w:rPr>
                  <w:rFonts w:ascii="Cambria Math" w:hAnsi="Cambria Math"/>
                  <w:i/>
                </w:rPr>
              </m:ctrlPr>
            </m:fName>
            <m:e>
              <m:d>
                <m:dPr>
                  <m:begChr m:val="["/>
                  <m:endChr m:val="]"/>
                  <m:ctrlPr>
                    <w:rPr>
                      <w:rFonts w:ascii="Cambria Math" w:hAnsi="Cambria Math"/>
                      <w:i/>
                    </w:rPr>
                  </m:ctrlPr>
                </m:dPr>
                <m:e>
                  <m:f>
                    <m:fPr>
                      <m:ctrlPr>
                        <w:rPr>
                          <w:rFonts w:ascii="Cambria Math" w:hAnsi="Cambria Math"/>
                          <w:i/>
                        </w:rPr>
                      </m:ctrlPr>
                    </m:fPr>
                    <m:num>
                      <m:r>
                        <m:rPr/>
                        <w:rPr>
                          <w:rFonts w:ascii="Cambria Math" w:hAnsi="Cambria Math"/>
                        </w:rPr>
                        <m:t>2A</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θ−</m:t>
                      </m:r>
                      <m:d>
                        <m:dPr>
                          <m:ctrlPr>
                            <w:rPr>
                              <w:rFonts w:ascii="Cambria Math" w:hAnsi="Cambria Math"/>
                              <w:i/>
                            </w:rPr>
                          </m:ctrlPr>
                        </m:dPr>
                        <m:e>
                          <m:r>
                            <m:rPr/>
                            <w:rPr>
                              <w:rFonts w:ascii="Cambria Math" w:hAnsi="Cambria Math"/>
                            </w:rPr>
                            <m:t>A+</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e>
                      </m:d>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den>
                          </m:f>
                          <m:r>
                            <m:rPr/>
                            <w:rPr>
                              <w:rFonts w:ascii="Cambria Math" w:hAnsi="Cambria Math"/>
                            </w:rPr>
                            <m:t>−</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rad>
                      <m:ctrlPr>
                        <w:rPr>
                          <w:rFonts w:ascii="Cambria Math" w:hAnsi="Cambria Math"/>
                          <w:i/>
                        </w:rPr>
                      </m:ctrlPr>
                    </m:den>
                  </m:f>
                  <m:ctrlPr>
                    <w:rPr>
                      <w:rFonts w:ascii="Cambria Math" w:hAnsi="Cambria Math"/>
                      <w:i/>
                    </w:rPr>
                  </m:ctrlPr>
                </m:e>
              </m:d>
              <m:ctrlPr>
                <w:rPr>
                  <w:rFonts w:ascii="Cambria Math" w:hAnsi="Cambria Math"/>
                  <w:i/>
                </w:rPr>
              </m:ctrlPr>
            </m:e>
          </m:func>
        </m:oMath>
      </m:oMathPara>
    </w:p>
    <w:p>
      <w:pPr>
        <w:jc w:val="right"/>
      </w:pPr>
      <w:r>
        <w:t>(19)</w:t>
      </w:r>
    </w:p>
    <w:p>
      <w:r>
        <w:t xml:space="preserve">Arrange (19), express </w:t>
      </w:r>
      <m:oMath>
        <m:r>
          <m:rPr/>
          <w:rPr>
            <w:rFonts w:ascii="Cambria Math" w:hAnsi="Cambria Math"/>
          </w:rPr>
          <m:t>θ</m:t>
        </m:r>
      </m:oMath>
      <w:r>
        <w:t xml:space="preserve"> in </w:t>
      </w:r>
      <m:oMath>
        <m:r>
          <m:rPr/>
          <w:rPr>
            <w:rFonts w:ascii="Cambria Math" w:hAnsi="Cambria Math"/>
          </w:rPr>
          <m:t>t</m:t>
        </m:r>
      </m:oMath>
      <w:r>
        <w:t>.</w:t>
      </w:r>
    </w:p>
    <w:p>
      <w:pPr>
        <w:rPr>
          <w:b/>
          <w:bCs/>
          <w:i/>
        </w:rPr>
      </w:pPr>
      <m:oMathPara>
        <m:oMath>
          <m:r>
            <m:rPr/>
            <w:rPr>
              <w:rFonts w:ascii="Cambria Math" w:hAnsi="Cambria Math"/>
            </w:rPr>
            <m:t>θ=</m:t>
          </m:r>
          <m:f>
            <m:fPr>
              <m:ctrlPr>
                <w:rPr>
                  <w:rFonts w:ascii="Cambria Math" w:hAnsi="Cambria Math"/>
                  <w:i/>
                </w:rPr>
              </m:ctrlPr>
            </m:fPr>
            <m:num>
              <m:r>
                <m:rPr/>
                <w:rPr>
                  <w:rFonts w:ascii="Cambria Math" w:hAnsi="Cambria Math"/>
                </w:rPr>
                <m:t>A+</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ctrlPr>
                <w:rPr>
                  <w:rFonts w:ascii="Cambria Math" w:hAnsi="Cambria Math"/>
                  <w:i/>
                </w:rPr>
              </m:ctrlPr>
            </m:num>
            <m:den>
              <m:r>
                <m:rPr/>
                <w:rPr>
                  <w:rFonts w:ascii="Cambria Math" w:hAnsi="Cambria Math"/>
                </w:rPr>
                <m:t>2A</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4</m:t>
                          </m:r>
                          <m:ctrlPr>
                            <w:rPr>
                              <w:rFonts w:ascii="Cambria Math" w:hAnsi="Cambria Math"/>
                              <w:i/>
                            </w:rPr>
                          </m:ctrlPr>
                        </m:sup>
                      </m:sSup>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−1</m:t>
                  </m:r>
                  <m:ctrlPr>
                    <w:rPr>
                      <w:rFonts w:ascii="Cambria Math" w:hAnsi="Cambria Math"/>
                      <w:i/>
                    </w:rPr>
                  </m:ctrlPr>
                </m:e>
              </m:rad>
              <m:ctrlPr>
                <w:rPr>
                  <w:rFonts w:ascii="Cambria Math" w:hAnsi="Cambria Math"/>
                  <w:i/>
                </w:rPr>
              </m:ctrlPr>
            </m:num>
            <m:den>
              <m:r>
                <m:rPr/>
                <w:rPr>
                  <w:rFonts w:ascii="Cambria Math" w:hAnsi="Cambria Math"/>
                </w:rPr>
                <m:t>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den>
          </m:f>
          <m:r>
            <m:rPr/>
            <w:rPr>
              <w:rFonts w:ascii="Cambria Math" w:hAnsi="Cambria Math"/>
            </w:rPr>
            <m:t>sin</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ad>
                <m:radPr>
                  <m:degHide m:val="1"/>
                  <m:ctrlPr>
                    <w:rPr>
                      <w:rFonts w:ascii="Cambria Math" w:hAnsi="Cambria Math"/>
                      <w:i/>
                    </w:rPr>
                  </m:ctrlPr>
                </m:radPr>
                <m:deg>
                  <m:ctrlPr>
                    <w:rPr>
                      <w:rFonts w:ascii="Cambria Math" w:hAnsi="Cambria Math"/>
                      <w:i/>
                    </w:rPr>
                  </m:ctrlPr>
                </m:deg>
                <m:e>
                  <m:r>
                    <m:rPr/>
                    <w:rPr>
                      <w:rFonts w:ascii="Cambria Math" w:hAnsi="Cambria Math"/>
                    </w:rPr>
                    <m:t>−</m:t>
                  </m:r>
                  <m:f>
                    <m:fPr>
                      <m:ctrlPr>
                        <w:rPr>
                          <w:rFonts w:ascii="Cambria Math" w:hAnsi="Cambria Math"/>
                          <w:i/>
                        </w:rPr>
                      </m:ctrlPr>
                    </m:fPr>
                    <m:num>
                      <m:r>
                        <m:rPr/>
                        <w:rPr>
                          <w:rFonts w:ascii="Cambria Math" w:hAnsi="Cambria Math"/>
                        </w:rPr>
                        <m:t>A</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rad>
              <m:r>
                <m:rPr/>
                <w:rPr>
                  <w:rFonts w:ascii="Cambria Math" w:hAnsi="Cambria Math"/>
                </w:rPr>
                <m:t>t</m:t>
              </m:r>
              <m:ctrlPr>
                <w:rPr>
                  <w:rFonts w:ascii="Cambria Math" w:hAnsi="Cambria Math"/>
                  <w:i/>
                </w:rPr>
              </m:ctrlPr>
            </m:e>
          </m:d>
        </m:oMath>
      </m:oMathPara>
    </w:p>
    <w:p>
      <w:pPr>
        <w:jc w:val="right"/>
      </w:pPr>
      <w:r>
        <w:t>(20)</w:t>
      </w:r>
    </w:p>
    <w:p>
      <w:r>
        <w:t xml:space="preserve">In (20), the angular frequency </w:t>
      </w:r>
      <m:oMath>
        <m:r>
          <m:rPr>
            <m:sty m:val="p"/>
          </m:rPr>
          <w:rPr>
            <w:rFonts w:ascii="Cambria Math" w:hAnsi="Cambria Math"/>
          </w:rPr>
          <m:t>ω</m:t>
        </m:r>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ad>
          <m:radPr>
            <m:degHide m:val="1"/>
            <m:ctrlPr>
              <w:rPr>
                <w:rFonts w:ascii="Cambria Math" w:hAnsi="Cambria Math"/>
                <w:i/>
              </w:rPr>
            </m:ctrlPr>
          </m:radPr>
          <m:deg>
            <m:ctrlPr>
              <w:rPr>
                <w:rFonts w:ascii="Cambria Math" w:hAnsi="Cambria Math"/>
                <w:i/>
              </w:rPr>
            </m:ctrlPr>
          </m:deg>
          <m:e>
            <m:r>
              <m:rPr/>
              <w:rPr>
                <w:rFonts w:ascii="Cambria Math" w:hAnsi="Cambria Math"/>
              </w:rPr>
              <m:t>−</m:t>
            </m:r>
            <m:f>
              <m:fPr>
                <m:ctrlPr>
                  <w:rPr>
                    <w:rFonts w:ascii="Cambria Math" w:hAnsi="Cambria Math"/>
                    <w:i/>
                  </w:rPr>
                </m:ctrlPr>
              </m:fPr>
              <m:num>
                <m:r>
                  <m:rPr/>
                  <w:rPr>
                    <w:rFonts w:ascii="Cambria Math" w:hAnsi="Cambria Math"/>
                  </w:rPr>
                  <m:t>A</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rad>
      </m:oMath>
      <w:r>
        <w:t xml:space="preserve">. Recall </w:t>
      </w:r>
      <m:oMath>
        <m:r>
          <m:rPr/>
          <w:rPr>
            <w:rFonts w:ascii="Cambria Math" w:hAnsi="Cambria Math"/>
          </w:rPr>
          <m:t>A=</m:t>
        </m:r>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num>
          <m:den>
            <m:r>
              <m:rPr/>
              <w:rPr>
                <w:rFonts w:ascii="Cambria Math" w:hAnsi="Cambria Math"/>
              </w:rPr>
              <m:t>2</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d>
          <m:dPr>
            <m:ctrlPr>
              <w:rPr>
                <w:rFonts w:ascii="Cambria Math" w:hAnsi="Cambria Math"/>
                <w:i/>
                <w:iCs/>
              </w:rPr>
            </m:ctrlPr>
          </m:dPr>
          <m:e>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−1</m:t>
            </m:r>
            <m:ctrlPr>
              <w:rPr>
                <w:rFonts w:ascii="Cambria Math" w:hAnsi="Cambria Math"/>
                <w:i/>
                <w:iCs/>
              </w:rPr>
            </m:ctrlPr>
          </m:e>
        </m:d>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sup>
        </m:sSup>
      </m:oMath>
      <w:r>
        <w:rPr>
          <w:iCs/>
        </w:rPr>
        <w:t>.</w:t>
      </w:r>
    </w:p>
    <w:p>
      <w:pPr>
        <w:rPr>
          <w:i/>
          <w:iCs/>
        </w:rPr>
      </w:pPr>
      <m:oMathPara>
        <m:oMath>
          <m:r>
            <m:rPr/>
            <w:rPr>
              <w:rFonts w:ascii="Cambria Math" w:hAnsi="Cambria Math"/>
            </w:rPr>
            <m:t>ω=</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ad>
            <m:radPr>
              <m:degHide m:val="1"/>
              <m:ctrlPr>
                <w:rPr>
                  <w:rFonts w:ascii="Cambria Math" w:hAnsi="Cambria Math"/>
                  <w:i/>
                  <w:iCs/>
                </w:rPr>
              </m:ctrlPr>
            </m:radPr>
            <m:deg>
              <m:ctrlPr>
                <w:rPr>
                  <w:rFonts w:ascii="Cambria Math" w:hAnsi="Cambria Math"/>
                  <w:i/>
                  <w:iCs/>
                </w:rPr>
              </m:ctrlPr>
            </m:deg>
            <m:e>
              <m:r>
                <m:rPr/>
                <w:rPr>
                  <w:rFonts w:ascii="Cambria Math" w:hAnsi="Cambria Math"/>
                </w:rPr>
                <m:t>−</m:t>
              </m:r>
              <m:f>
                <m:fPr>
                  <m:ctrlPr>
                    <w:rPr>
                      <w:rFonts w:ascii="Cambria Math" w:hAnsi="Cambria Math"/>
                      <w:i/>
                      <w:iCs/>
                    </w:rPr>
                  </m:ctrlPr>
                </m:fPr>
                <m:num>
                  <m:r>
                    <m:rPr/>
                    <w:rPr>
                      <w:rFonts w:ascii="Cambria Math" w:hAnsi="Cambria Math"/>
                    </w:rPr>
                    <m:t>A</m:t>
                  </m:r>
                  <m:ctrlPr>
                    <w:rPr>
                      <w:rFonts w:ascii="Cambria Math" w:hAnsi="Cambria Math"/>
                      <w:i/>
                      <w:iCs/>
                    </w:rPr>
                  </m:ctrlPr>
                </m:num>
                <m:den>
                  <m:r>
                    <m:rPr/>
                    <w:rPr>
                      <w:rFonts w:ascii="Cambria Math" w:hAnsi="Cambria Math"/>
                    </w:rPr>
                    <m:t>2</m:t>
                  </m:r>
                  <m:ctrlPr>
                    <w:rPr>
                      <w:rFonts w:ascii="Cambria Math" w:hAnsi="Cambria Math"/>
                      <w:i/>
                      <w:iCs/>
                    </w:rPr>
                  </m:ctrlPr>
                </m:den>
              </m:f>
              <m:ctrlPr>
                <w:rPr>
                  <w:rFonts w:ascii="Cambria Math" w:hAnsi="Cambria Math"/>
                  <w:i/>
                  <w:iCs/>
                </w:rPr>
              </m:ctrlPr>
            </m:e>
          </m:rad>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rad>
            <m:radPr>
              <m:degHide m:val="1"/>
              <m:ctrlPr>
                <w:rPr>
                  <w:rFonts w:ascii="Cambria Math" w:hAnsi="Cambria Math"/>
                  <w:i/>
                  <w:iCs/>
                </w:rPr>
              </m:ctrlPr>
            </m:radPr>
            <m:deg>
              <m:ctrlPr>
                <w:rPr>
                  <w:rFonts w:ascii="Cambria Math" w:hAnsi="Cambria Math"/>
                  <w:i/>
                  <w:iCs/>
                </w:rPr>
              </m:ctrlPr>
            </m:deg>
            <m:e>
              <m:r>
                <m:rPr/>
                <w:rPr>
                  <w:rFonts w:ascii="Cambria Math" w:hAnsi="Cambria Math"/>
                </w:rPr>
                <m:t>−</m:t>
              </m:r>
              <m:f>
                <m:fPr>
                  <m:ctrlPr>
                    <w:rPr>
                      <w:rFonts w:ascii="Cambria Math" w:hAnsi="Cambria Math"/>
                      <w:i/>
                      <w:iCs/>
                    </w:rPr>
                  </m:ctrlPr>
                </m:fPr>
                <m:num>
                  <m:d>
                    <m:dPr>
                      <m:ctrlPr>
                        <w:rPr>
                          <w:rFonts w:ascii="Cambria Math" w:hAnsi="Cambria Math"/>
                          <w:i/>
                          <w:iCs/>
                        </w:rPr>
                      </m:ctrlPr>
                    </m:dPr>
                    <m:e>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d>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sup>
                  </m:sSup>
                  <m:r>
                    <m:rPr/>
                    <w:rPr>
                      <w:rFonts w:ascii="Cambria Math" w:hAnsi="Cambria Math"/>
                    </w:rPr>
                    <m:t xml:space="preserve"> </m:t>
                  </m:r>
                  <m:ctrlPr>
                    <w:rPr>
                      <w:rFonts w:ascii="Cambria Math" w:hAnsi="Cambria Math"/>
                      <w:i/>
                      <w:iCs/>
                    </w:rPr>
                  </m:ctrlPr>
                </m:num>
                <m:den>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d>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ctrlPr>
                <w:rPr>
                  <w:rFonts w:ascii="Cambria Math" w:hAnsi="Cambria Math"/>
                  <w:i/>
                  <w:iCs/>
                </w:rPr>
              </m:ctrlPr>
            </m:e>
          </m:rad>
          <m:r>
            <m:rPr/>
            <w:rPr>
              <w:rFonts w:ascii="Cambria Math" w:hAnsi="Cambria Math"/>
            </w:rPr>
            <m:t>=</m:t>
          </m:r>
          <m:rad>
            <m:radPr>
              <m:degHide m:val="1"/>
              <m:ctrlPr>
                <w:rPr>
                  <w:rFonts w:ascii="Cambria Math" w:hAnsi="Cambria Math"/>
                  <w:i/>
                  <w:iCs/>
                </w:rPr>
              </m:ctrlPr>
            </m:radPr>
            <m:deg>
              <m:ctrlPr>
                <w:rPr>
                  <w:rFonts w:ascii="Cambria Math" w:hAnsi="Cambria Math"/>
                  <w:i/>
                  <w:iCs/>
                </w:rPr>
              </m:ctrlPr>
            </m:deg>
            <m:e>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sup>
                  </m:sSup>
                  <m:ctrlPr>
                    <w:rPr>
                      <w:rFonts w:ascii="Cambria Math" w:hAnsi="Cambria Math"/>
                      <w:i/>
                      <w:iCs/>
                    </w:rPr>
                  </m:ctrlPr>
                </m:den>
              </m:f>
              <m:ctrlPr>
                <w:rPr>
                  <w:rFonts w:ascii="Cambria Math" w:hAnsi="Cambria Math"/>
                  <w:i/>
                  <w:iCs/>
                </w:rPr>
              </m:ctrlPr>
            </m:e>
          </m:rad>
        </m:oMath>
      </m:oMathPara>
    </w:p>
    <w:p>
      <w:r>
        <w:t>Refer to (16)</w:t>
      </w:r>
    </w:p>
    <w:p>
      <m:oMathPara>
        <m:oMath>
          <m:r>
            <m:rPr/>
            <w:rPr>
              <w:rFonts w:ascii="Cambria Math" w:hAnsi="Cambria Math"/>
            </w:rPr>
            <m:t>ω=</m:t>
          </m:r>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num>
                <m:den>
                  <m:sSup>
                    <m:sSupPr>
                      <m:ctrlPr>
                        <w:rPr>
                          <w:rFonts w:ascii="Cambria Math" w:hAnsi="Cambria Math"/>
                          <w:i/>
                          <w:iCs/>
                        </w:rPr>
                      </m:ctrlPr>
                    </m:sSupPr>
                    <m:e>
                      <m:r>
                        <m:rPr/>
                        <w:rPr>
                          <w:rFonts w:ascii="Cambria Math" w:hAnsi="Cambria Math"/>
                        </w:rPr>
                        <m:t>e</m:t>
                      </m:r>
                      <m:ctrlPr>
                        <w:rPr>
                          <w:rFonts w:ascii="Cambria Math" w:hAnsi="Cambria Math"/>
                          <w:i/>
                          <w:iCs/>
                        </w:rPr>
                      </m:ctrlPr>
                    </m:e>
                    <m:sup>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sup>
                  </m:sSup>
                  <m:ctrlPr>
                    <w:rPr>
                      <w:rFonts w:ascii="Cambria Math" w:hAnsi="Cambria Math"/>
                      <w:i/>
                      <w:iCs/>
                    </w:rPr>
                  </m:ctrlPr>
                </m:den>
              </m:f>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−2</m:t>
                  </m:r>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num>
                <m:den>
                  <m:r>
                    <m:rPr/>
                    <w:rPr>
                      <w:rFonts w:ascii="Cambria Math" w:hAnsi="Cambria Math"/>
                    </w:rPr>
                    <m:t>1−2</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+2</m:t>
                  </m:r>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sSubSup>
                    <m:sSubSupPr>
                      <m:ctrlPr>
                        <w:rPr>
                          <w:rFonts w:ascii="Cambria Math" w:hAnsi="Cambria Math"/>
                          <w:i/>
                        </w:rPr>
                      </m:ctrlPr>
                    </m:sSubSup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iCs/>
                    </w:rPr>
                  </m:ctrlPr>
                </m:den>
              </m:f>
              <m:ctrlPr>
                <w:rPr>
                  <w:rFonts w:ascii="Cambria Math" w:hAnsi="Cambria Math"/>
                  <w:i/>
                </w:rPr>
              </m:ctrlPr>
            </m:e>
          </m:rad>
        </m:oMath>
      </m:oMathPara>
    </w:p>
    <w:p>
      <w:r>
        <w:t xml:space="preserve">Recall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I</m:t>
            </m:r>
            <m:ctrlPr>
              <w:rPr>
                <w:rFonts w:ascii="Cambria Math" w:hAnsi="Cambria Math"/>
                <w:i/>
              </w:rPr>
            </m:ctrlPr>
          </m:den>
        </m:f>
      </m:oMath>
      <w:r>
        <w:t xml:space="preserve">, </w:t>
      </w:r>
      <m:oMath>
        <m:sSub>
          <m:sSubPr>
            <m:ctrlPr>
              <w:rPr>
                <w:rFonts w:ascii="Cambria Math" w:hAnsi="Cambria Math"/>
                <w:i/>
                <w:iCs/>
              </w:rPr>
            </m:ctrlPr>
          </m:sSubPr>
          <m:e>
            <m:r>
              <m:rPr/>
              <w:rPr>
                <w:rFonts w:ascii="Cambria Math" w:hAnsi="Cambria Math"/>
              </w:rPr>
              <m:t>r</m:t>
            </m:r>
            <m:ctrlPr>
              <w:rPr>
                <w:rFonts w:ascii="Cambria Math" w:hAnsi="Cambria Math"/>
                <w:i/>
                <w:iCs/>
              </w:rPr>
            </m:ctrlPr>
          </m:e>
          <m:sub>
            <m:r>
              <m:rPr/>
              <w:rPr>
                <w:rFonts w:ascii="Cambria Math" w:hAnsi="Cambria Math"/>
              </w:rPr>
              <m:t>2</m:t>
            </m:r>
            <m:ctrlPr>
              <w:rPr>
                <w:rFonts w:ascii="Cambria Math" w:hAnsi="Cambria Math"/>
                <w:i/>
                <w:iCs/>
              </w:rPr>
            </m:ctrlPr>
          </m:sub>
        </m:sSub>
        <m:r>
          <m:rPr/>
          <w:rPr>
            <w:rFonts w:ascii="Cambria Math" w:hAnsi="Cambria Math"/>
          </w:rPr>
          <m:t>=</m:t>
        </m:r>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ctrlPr>
              <w:rPr>
                <w:rFonts w:ascii="Cambria Math" w:hAnsi="Cambria Math"/>
                <w:i/>
                <w:iCs/>
              </w:rPr>
            </m:ctrlPr>
          </m:num>
          <m:den>
            <m:r>
              <m:rPr/>
              <w:rPr>
                <w:rFonts w:ascii="Cambria Math" w:hAnsi="Cambria Math"/>
              </w:rPr>
              <m:t>I</m:t>
            </m:r>
            <m:ctrlPr>
              <w:rPr>
                <w:rFonts w:ascii="Cambria Math" w:hAnsi="Cambria Math"/>
                <w:i/>
                <w:iCs/>
              </w:rPr>
            </m:ctrlPr>
          </m:den>
        </m:f>
      </m:oMath>
      <w:r>
        <w:rPr>
          <w:iCs/>
        </w:rPr>
        <w:t>,</w:t>
      </w:r>
    </w:p>
    <w:p>
      <m:oMathPara>
        <m:oMath>
          <m:r>
            <m:rPr/>
            <w:rPr>
              <w:rFonts w:ascii="Cambria Math" w:hAnsi="Cambria Math"/>
            </w:rPr>
            <m:t>ω=</m:t>
          </m:r>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ctrlPr>
                        <w:rPr>
                          <w:rFonts w:ascii="Cambria Math" w:hAnsi="Cambria Math"/>
                          <w:i/>
                          <w:iCs/>
                        </w:rPr>
                      </m:ctrlPr>
                    </m:num>
                    <m:den>
                      <m:r>
                        <m:rPr/>
                        <w:rPr>
                          <w:rFonts w:ascii="Cambria Math" w:hAnsi="Cambria Math"/>
                        </w:rPr>
                        <m:t>I</m:t>
                      </m:r>
                      <m:ctrlPr>
                        <w:rPr>
                          <w:rFonts w:ascii="Cambria Math" w:hAnsi="Cambria Math"/>
                          <w:i/>
                          <w:iCs/>
                        </w:rPr>
                      </m:ctrlPr>
                    </m:den>
                  </m:f>
                  <m:r>
                    <m:rPr/>
                    <w:rPr>
                      <w:rFonts w:ascii="Cambria Math" w:hAnsi="Cambria Math"/>
                    </w:rPr>
                    <m:t>−2</m:t>
                  </m:r>
                  <m:f>
                    <m:fPr>
                      <m:ctrlPr>
                        <w:rPr>
                          <w:rFonts w:ascii="Cambria Math" w:hAnsi="Cambria Math"/>
                          <w:i/>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4</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iCs/>
                    </w:rPr>
                  </m:ctrlPr>
                </m:num>
                <m:den>
                  <m:r>
                    <m:rPr/>
                    <w:rPr>
                      <w:rFonts w:ascii="Cambria Math" w:hAnsi="Cambria Math"/>
                    </w:rPr>
                    <m:t>1−2</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I</m:t>
                      </m:r>
                      <m:ctrlPr>
                        <w:rPr>
                          <w:rFonts w:ascii="Cambria Math" w:hAnsi="Cambria Math"/>
                          <w:i/>
                        </w:rPr>
                      </m:ctrlPr>
                    </m:den>
                  </m:f>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+2</m:t>
                  </m:r>
                  <m:f>
                    <m:fPr>
                      <m:ctrlPr>
                        <w:rPr>
                          <w:rFonts w:ascii="Cambria Math" w:hAnsi="Cambria Math"/>
                          <w:i/>
                        </w:rPr>
                      </m:ctrlPr>
                    </m:fPr>
                    <m:num>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6</m:t>
                          </m:r>
                          <m:ctrlPr>
                            <w:rPr>
                              <w:rFonts w:ascii="Cambria Math" w:hAnsi="Cambria Math"/>
                              <w:i/>
                            </w:rPr>
                          </m:ctrlPr>
                        </m:sup>
                      </m:sSup>
                      <m:ctrlPr>
                        <w:rPr>
                          <w:rFonts w:ascii="Cambria Math" w:hAnsi="Cambria Math"/>
                          <w:i/>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sSubSup>
                    <m:sSubSupPr>
                      <m:ctrlPr>
                        <w:rPr>
                          <w:rFonts w:ascii="Cambria Math" w:hAnsi="Cambria Math"/>
                          <w:i/>
                        </w:rPr>
                      </m:ctrlPr>
                    </m:sSubSup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iCs/>
                    </w:rPr>
                  </m:ctrlPr>
                </m:den>
              </m:f>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d>
                    <m:dPr>
                      <m:ctrlPr>
                        <w:rPr>
                          <w:rFonts w:ascii="Cambria Math" w:hAnsi="Cambria Math"/>
                          <w:i/>
                        </w:rPr>
                      </m:ctrlPr>
                    </m:dPr>
                    <m:e>
                      <m:r>
                        <m:rPr/>
                        <w:rPr>
                          <w:rFonts w:ascii="Cambria Math" w:hAnsi="Cambria Math"/>
                        </w:rPr>
                        <m:t>I−2k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rPr>
                      </m:ctrlPr>
                    </m:e>
                  </m:d>
                  <m:ctrlPr>
                    <w:rPr>
                      <w:rFonts w:ascii="Cambria Math" w:hAnsi="Cambria Math"/>
                      <w:i/>
                      <w:iCs/>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I</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+2</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6</m:t>
                      </m:r>
                      <m:ctrlPr>
                        <w:rPr>
                          <w:rFonts w:ascii="Cambria Math" w:hAnsi="Cambria Math"/>
                          <w:i/>
                        </w:rPr>
                      </m:ctrlPr>
                    </m:sup>
                  </m:sSup>
                  <m:sSubSup>
                    <m:sSubSupPr>
                      <m:ctrlPr>
                        <w:rPr>
                          <w:rFonts w:ascii="Cambria Math" w:hAnsi="Cambria Math"/>
                          <w:i/>
                        </w:rPr>
                      </m:ctrlPr>
                    </m:sSubSup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iCs/>
                    </w:rPr>
                  </m:ctrlPr>
                </m:den>
              </m:f>
              <m:ctrlPr>
                <w:rPr>
                  <w:rFonts w:ascii="Cambria Math" w:hAnsi="Cambria Math"/>
                  <w:i/>
                </w:rPr>
              </m:ctrlPr>
            </m:e>
          </m:rad>
        </m:oMath>
      </m:oMathPara>
    </w:p>
    <w:p>
      <w:r>
        <w:t xml:space="preserve">and from </w:t>
      </w:r>
      <m:oMath>
        <m:r>
          <m:rPr/>
          <w:rPr>
            <w:rFonts w:ascii="Cambria Math" w:hAnsi="Cambria Math"/>
          </w:rPr>
          <m:t>T=</m:t>
        </m:r>
        <m:f>
          <m:fPr>
            <m:ctrlPr>
              <w:rPr>
                <w:rFonts w:ascii="Cambria Math" w:hAnsi="Cambria Math"/>
                <w:i/>
                <w:iCs/>
              </w:rPr>
            </m:ctrlPr>
          </m:fPr>
          <m:num>
            <m:r>
              <m:rPr/>
              <w:rPr>
                <w:rFonts w:ascii="Cambria Math" w:hAnsi="Cambria Math"/>
              </w:rPr>
              <m:t>2π</m:t>
            </m:r>
            <m:ctrlPr>
              <w:rPr>
                <w:rFonts w:ascii="Cambria Math" w:hAnsi="Cambria Math"/>
                <w:i/>
                <w:iCs/>
              </w:rPr>
            </m:ctrlPr>
          </m:num>
          <m:den>
            <m:r>
              <m:rPr/>
              <w:rPr>
                <w:rFonts w:ascii="Cambria Math" w:hAnsi="Cambria Math"/>
              </w:rPr>
              <m:t>ω</m:t>
            </m:r>
            <m:ctrlPr>
              <w:rPr>
                <w:rFonts w:ascii="Cambria Math" w:hAnsi="Cambria Math"/>
                <w:i/>
                <w:iCs/>
              </w:rPr>
            </m:ctrlPr>
          </m:den>
        </m:f>
      </m:oMath>
      <w:r>
        <w:t>, the period of oscillation can be calculated directly.</w:t>
      </w:r>
    </w:p>
    <w:p>
      <w:pPr>
        <w:rPr>
          <w:i/>
          <w:iCs/>
        </w:rPr>
      </w:pPr>
      <m:oMathPara>
        <m:oMath>
          <m:r>
            <m:rPr/>
            <w:rPr>
              <w:rFonts w:ascii="Cambria Math" w:hAnsi="Cambria Math"/>
            </w:rPr>
            <m:t>T=</m:t>
          </m:r>
          <m:f>
            <m:fPr>
              <m:ctrlPr>
                <w:rPr>
                  <w:rFonts w:ascii="Cambria Math" w:hAnsi="Cambria Math"/>
                  <w:i/>
                  <w:iCs/>
                </w:rPr>
              </m:ctrlPr>
            </m:fPr>
            <m:num>
              <m:r>
                <m:rPr/>
                <w:rPr>
                  <w:rFonts w:ascii="Cambria Math" w:hAnsi="Cambria Math"/>
                </w:rPr>
                <m:t>2π</m:t>
              </m:r>
              <m:ctrlPr>
                <w:rPr>
                  <w:rFonts w:ascii="Cambria Math" w:hAnsi="Cambria Math"/>
                  <w:i/>
                  <w:iCs/>
                </w:rPr>
              </m:ctrlPr>
            </m:num>
            <m:den>
              <m:r>
                <m:rPr/>
                <w:rPr>
                  <w:rFonts w:ascii="Cambria Math" w:hAnsi="Cambria Math"/>
                </w:rPr>
                <m:t>ω</m:t>
              </m:r>
              <m:ctrlPr>
                <w:rPr>
                  <w:rFonts w:ascii="Cambria Math" w:hAnsi="Cambria Math"/>
                  <w:i/>
                  <w:iCs/>
                </w:rPr>
              </m:ctrlPr>
            </m:den>
          </m:f>
          <m:r>
            <m:rPr/>
            <w:rPr>
              <w:rFonts w:ascii="Cambria Math" w:hAnsi="Cambria Math"/>
            </w:rPr>
            <m:t>=</m:t>
          </m:r>
          <m:f>
            <m:fPr>
              <m:ctrlPr>
                <w:rPr>
                  <w:rFonts w:ascii="Cambria Math" w:hAnsi="Cambria Math"/>
                  <w:i/>
                  <w:iCs/>
                </w:rPr>
              </m:ctrlPr>
            </m:fPr>
            <m:num>
              <m:r>
                <m:rPr/>
                <w:rPr>
                  <w:rFonts w:ascii="Cambria Math" w:hAnsi="Cambria Math"/>
                </w:rPr>
                <m:t>2π</m:t>
              </m:r>
              <m:ctrlPr>
                <w:rPr>
                  <w:rFonts w:ascii="Cambria Math" w:hAnsi="Cambria Math"/>
                  <w:i/>
                  <w:iCs/>
                </w:rPr>
              </m:ctrlPr>
            </m:num>
            <m:den>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d>
                        <m:dPr>
                          <m:ctrlPr>
                            <w:rPr>
                              <w:rFonts w:ascii="Cambria Math" w:hAnsi="Cambria Math"/>
                              <w:i/>
                            </w:rPr>
                          </m:ctrlPr>
                        </m:dPr>
                        <m:e>
                          <m:r>
                            <m:rPr/>
                            <w:rPr>
                              <w:rFonts w:ascii="Cambria Math" w:hAnsi="Cambria Math"/>
                            </w:rPr>
                            <m:t>I−2k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rPr>
                          </m:ctrlPr>
                        </m:e>
                      </m:d>
                      <m:ctrlPr>
                        <w:rPr>
                          <w:rFonts w:ascii="Cambria Math" w:hAnsi="Cambria Math"/>
                          <w:i/>
                          <w:iCs/>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I</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+2</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6</m:t>
                          </m:r>
                          <m:ctrlPr>
                            <w:rPr>
                              <w:rFonts w:ascii="Cambria Math" w:hAnsi="Cambria Math"/>
                              <w:i/>
                            </w:rPr>
                          </m:ctrlPr>
                        </m:sup>
                      </m:sSup>
                      <m:sSubSup>
                        <m:sSubSupPr>
                          <m:ctrlPr>
                            <w:rPr>
                              <w:rFonts w:ascii="Cambria Math" w:hAnsi="Cambria Math"/>
                              <w:i/>
                            </w:rPr>
                          </m:ctrlPr>
                        </m:sSubSup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iCs/>
                        </w:rPr>
                      </m:ctrlPr>
                    </m:den>
                  </m:f>
                  <m:ctrlPr>
                    <w:rPr>
                      <w:rFonts w:ascii="Cambria Math" w:hAnsi="Cambria Math"/>
                      <w:i/>
                    </w:rPr>
                  </m:ctrlPr>
                </m:e>
              </m:rad>
              <m:ctrlPr>
                <w:rPr>
                  <w:rFonts w:ascii="Cambria Math" w:hAnsi="Cambria Math"/>
                  <w:i/>
                  <w:iCs/>
                </w:rPr>
              </m:ctrlPr>
            </m:den>
          </m:f>
        </m:oMath>
      </m:oMathPara>
    </w:p>
    <w:p>
      <w:pPr>
        <w:jc w:val="right"/>
      </w:pPr>
      <w:r>
        <w:t>(21)</w:t>
      </w:r>
    </w:p>
    <w:p/>
    <w:p/>
    <w:p/>
    <w:p>
      <w:pPr>
        <w:pStyle w:val="3"/>
        <w:rPr>
          <w:rStyle w:val="31"/>
          <w:b/>
          <w:bCs/>
        </w:rPr>
      </w:pPr>
      <w:bookmarkStart w:id="5" w:name="_Toc157765170"/>
      <w:r>
        <w:rPr>
          <w:rStyle w:val="31"/>
          <w:b/>
          <w:bCs/>
        </w:rPr>
        <w:t>2.3 Checking and Verifications</w:t>
      </w:r>
      <w:bookmarkEnd w:id="5"/>
    </w:p>
    <w:p/>
    <w:p>
      <w:r>
        <w:t xml:space="preserve">In the culmination of our preceding computations, both methodologies have adeptly provided theoretical insights into the period of a compound pendulum influenced by liquid damping under distinct conditions. It is noteworthy that the utilization of approximations in both approaches serves the purpose of streamlining the differential equation into a second-order form. The judicious expansion of the exponential function, specifically aimed at obtaining an integrable function featuring a periodic component, such as the </w:t>
      </w:r>
      <m:oMath>
        <m:r>
          <m:rPr/>
          <w:rPr>
            <w:rFonts w:ascii="Cambria Math" w:hAnsi="Cambria Math"/>
          </w:rPr>
          <m:t>sin</m:t>
        </m:r>
      </m:oMath>
      <w:r>
        <w:t xml:space="preserve"> function.</w:t>
      </w:r>
    </w:p>
    <w:p/>
    <w:p>
      <w:r>
        <w:t xml:space="preserve">In a general sense, we express the periods </w:t>
      </w:r>
      <m:oMath>
        <m:r>
          <m:rPr/>
          <w:rPr>
            <w:rFonts w:ascii="Cambria Math" w:hAnsi="Cambria Math"/>
          </w:rPr>
          <m:t>T</m:t>
        </m:r>
      </m:oMath>
      <w:r>
        <w:t xml:space="preserve"> as follows:</w:t>
      </w:r>
    </w:p>
    <w:p>
      <w:r>
        <w:t xml:space="preserve">1. For the assumption where </w:t>
      </w:r>
      <m:oMath>
        <m:r>
          <m:rPr/>
          <w:rPr>
            <w:rFonts w:ascii="Cambria Math" w:hAnsi="Cambria Math"/>
          </w:rPr>
          <m:t>f=−kv=−kRω</m:t>
        </m:r>
      </m:oMath>
      <w:r>
        <w:rPr>
          <w:iCs/>
        </w:rPr>
        <w:t>:</w:t>
      </w:r>
    </w:p>
    <w:p>
      <w:pPr>
        <w:tabs>
          <w:tab w:val="right" w:pos="5954"/>
        </w:tabs>
        <w:spacing w:after="0"/>
        <w:jc w:val="center"/>
        <w:rPr>
          <w:i/>
          <w:iCs/>
        </w:rPr>
      </w:pPr>
      <m:oMathPara>
        <m:oMath>
          <m:r>
            <m:rPr/>
            <w:rPr>
              <w:rFonts w:ascii="Cambria Math" w:hAnsi="Cambria Math"/>
            </w:rPr>
            <m:t>T=</m:t>
          </m:r>
          <m:f>
            <m:fPr>
              <m:ctrlPr>
                <w:rPr>
                  <w:rFonts w:ascii="Cambria Math" w:hAnsi="Cambria Math"/>
                  <w:i/>
                  <w:iCs/>
                </w:rPr>
              </m:ctrlPr>
            </m:fPr>
            <m:num>
              <m:r>
                <m:rPr/>
                <w:rPr>
                  <w:rFonts w:ascii="Cambria Math" w:hAnsi="Cambria Math"/>
                </w:rPr>
                <m:t>4π</m:t>
              </m:r>
              <m:ctrlPr>
                <w:rPr>
                  <w:rFonts w:ascii="Cambria Math" w:hAnsi="Cambria Math"/>
                  <w:i/>
                  <w:iCs/>
                </w:rPr>
              </m:ctrlPr>
            </m:num>
            <m:den>
              <m:rad>
                <m:radPr>
                  <m:degHide m:val="1"/>
                  <m:ctrlPr>
                    <w:rPr>
                      <w:rFonts w:ascii="Cambria Math" w:hAnsi="Cambria Math"/>
                      <w:i/>
                      <w:iCs/>
                      <w:sz w:val="24"/>
                      <w:szCs w:val="24"/>
                    </w:rPr>
                  </m:ctrlPr>
                </m:radPr>
                <m:deg>
                  <m:ctrlPr>
                    <w:rPr>
                      <w:rFonts w:ascii="Cambria Math" w:hAnsi="Cambria Math"/>
                      <w:i/>
                      <w:iCs/>
                      <w:sz w:val="24"/>
                      <w:szCs w:val="24"/>
                    </w:rPr>
                  </m:ctrlPr>
                </m:deg>
                <m:e>
                  <m:f>
                    <m:fPr>
                      <m:ctrlPr>
                        <w:rPr>
                          <w:rFonts w:ascii="Cambria Math" w:hAnsi="Cambria Math"/>
                          <w:i/>
                          <w:iCs/>
                        </w:rPr>
                      </m:ctrlPr>
                    </m:fPr>
                    <m:num>
                      <m:r>
                        <m:rPr/>
                        <w:rPr>
                          <w:rFonts w:ascii="Cambria Math" w:hAnsi="Cambria Math"/>
                        </w:rPr>
                        <m:t>4</m:t>
                      </m:r>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gRI−</m:t>
                      </m:r>
                      <m:sSup>
                        <m:sSupPr>
                          <m:ctrlPr>
                            <w:rPr>
                              <w:rFonts w:ascii="Cambria Math" w:hAnsi="Cambria Math"/>
                              <w:i/>
                              <w:iCs/>
                            </w:rPr>
                          </m:ctrlPr>
                        </m:sSupPr>
                        <m:e>
                          <m:r>
                            <m:rPr/>
                            <w:rPr>
                              <w:rFonts w:ascii="Cambria Math" w:hAnsi="Cambria Math"/>
                            </w:rPr>
                            <m:t>k</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4</m:t>
                          </m:r>
                          <m:ctrlPr>
                            <w:rPr>
                              <w:rFonts w:ascii="Cambria Math" w:hAnsi="Cambria Math"/>
                              <w:i/>
                              <w:iCs/>
                            </w:rPr>
                          </m:ctrlPr>
                        </m:sup>
                      </m:sSup>
                      <m:ctrlPr>
                        <w:rPr>
                          <w:rFonts w:ascii="Cambria Math" w:hAnsi="Cambria Math"/>
                          <w:i/>
                          <w:iCs/>
                        </w:rPr>
                      </m:ctrlPr>
                    </m:num>
                    <m:den>
                      <m:sSup>
                        <m:sSupPr>
                          <m:ctrlPr>
                            <w:rPr>
                              <w:rFonts w:ascii="Cambria Math" w:hAnsi="Cambria Math"/>
                              <w:i/>
                              <w:iCs/>
                            </w:rPr>
                          </m:ctrlPr>
                        </m:sSupPr>
                        <m:e>
                          <m:r>
                            <m:rPr/>
                            <w:rPr>
                              <w:rFonts w:ascii="Cambria Math" w:hAnsi="Cambria Math"/>
                            </w:rPr>
                            <m:t>I</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ctrlPr>
                    <w:rPr>
                      <w:rFonts w:ascii="Cambria Math" w:hAnsi="Cambria Math"/>
                      <w:i/>
                      <w:iCs/>
                      <w:sz w:val="24"/>
                      <w:szCs w:val="24"/>
                    </w:rPr>
                  </m:ctrlPr>
                </m:e>
              </m:rad>
              <m:ctrlPr>
                <w:rPr>
                  <w:rFonts w:ascii="Cambria Math" w:hAnsi="Cambria Math"/>
                  <w:i/>
                  <w:iCs/>
                </w:rPr>
              </m:ctrlPr>
            </m:den>
          </m:f>
        </m:oMath>
      </m:oMathPara>
    </w:p>
    <w:p/>
    <w:p>
      <w:r>
        <w:t>2. For the assumption where</w:t>
      </w:r>
      <w:r>
        <w:rPr>
          <w:rFonts w:ascii="Cambria Math" w:hAnsi="Cambria Math"/>
          <w:i/>
        </w:rPr>
        <w:t xml:space="preserve"> </w:t>
      </w:r>
      <m:oMath>
        <m:r>
          <m:rPr/>
          <w:rPr>
            <w:rFonts w:ascii="Cambria Math" w:hAnsi="Cambria Math"/>
          </w:rPr>
          <m:t>f=−k</m:t>
        </m:r>
        <m:sSup>
          <m:sSupPr>
            <m:ctrlPr>
              <w:rPr>
                <w:rFonts w:ascii="Cambria Math" w:hAnsi="Cambria Math"/>
                <w:i/>
                <w:iCs/>
              </w:rPr>
            </m:ctrlPr>
          </m:sSupPr>
          <m:e>
            <m:r>
              <m:rPr/>
              <w:rPr>
                <w:rFonts w:ascii="Cambria Math" w:hAnsi="Cambria Math"/>
              </w:rPr>
              <m:t>v</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=−k</m:t>
        </m:r>
        <m:sSup>
          <m:sSupPr>
            <m:ctrlPr>
              <w:rPr>
                <w:rFonts w:ascii="Cambria Math" w:hAnsi="Cambria Math"/>
                <w:i/>
                <w:iCs/>
              </w:rPr>
            </m:ctrlPr>
          </m:sSupPr>
          <m:e>
            <m:r>
              <m:rPr/>
              <w:rPr>
                <w:rFonts w:ascii="Cambria Math" w:hAnsi="Cambria Math"/>
              </w:rPr>
              <m:t>R</m:t>
            </m:r>
            <m:ctrlPr>
              <w:rPr>
                <w:rFonts w:ascii="Cambria Math" w:hAnsi="Cambria Math"/>
                <w:i/>
                <w:iCs/>
              </w:rPr>
            </m:ctrlPr>
          </m:e>
          <m:sup>
            <m:r>
              <m:rPr/>
              <w:rPr>
                <w:rFonts w:ascii="Cambria Math" w:hAnsi="Cambria Math"/>
              </w:rPr>
              <m:t>2</m:t>
            </m:r>
            <m:ctrlPr>
              <w:rPr>
                <w:rFonts w:ascii="Cambria Math" w:hAnsi="Cambria Math"/>
                <w:i/>
                <w:iCs/>
              </w:rPr>
            </m:ctrlPr>
          </m:sup>
        </m:sSup>
        <m:sSup>
          <m:sSupPr>
            <m:ctrlPr>
              <w:rPr>
                <w:rFonts w:ascii="Cambria Math" w:hAnsi="Cambria Math"/>
                <w:i/>
                <w:iCs/>
              </w:rPr>
            </m:ctrlPr>
          </m:sSupPr>
          <m:e>
            <m:r>
              <m:rPr/>
              <w:rPr>
                <w:rFonts w:ascii="Cambria Math" w:hAnsi="Cambria Math"/>
              </w:rPr>
              <m:t>ω</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oMath>
    </w:p>
    <w:p>
      <w:pPr>
        <w:rPr>
          <w:i/>
          <w:iCs/>
        </w:rPr>
      </w:pPr>
      <m:oMathPara>
        <m:oMath>
          <m:r>
            <m:rPr/>
            <w:rPr>
              <w:rFonts w:ascii="Cambria Math" w:hAnsi="Cambria Math"/>
            </w:rPr>
            <m:t>T=</m:t>
          </m:r>
          <m:f>
            <m:fPr>
              <m:ctrlPr>
                <w:rPr>
                  <w:rFonts w:ascii="Cambria Math" w:hAnsi="Cambria Math"/>
                  <w:i/>
                  <w:iCs/>
                </w:rPr>
              </m:ctrlPr>
            </m:fPr>
            <m:num>
              <m:r>
                <m:rPr/>
                <w:rPr>
                  <w:rFonts w:ascii="Cambria Math" w:hAnsi="Cambria Math"/>
                </w:rPr>
                <m:t>2π</m:t>
              </m:r>
              <m:ctrlPr>
                <w:rPr>
                  <w:rFonts w:ascii="Cambria Math" w:hAnsi="Cambria Math"/>
                  <w:i/>
                  <w:iCs/>
                </w:rPr>
              </m:ctrlPr>
            </m:num>
            <m:den>
              <m:rad>
                <m:radPr>
                  <m:degHide m:val="1"/>
                  <m:ctrlPr>
                    <w:rPr>
                      <w:rFonts w:ascii="Cambria Math" w:hAnsi="Cambria Math"/>
                      <w:i/>
                    </w:rPr>
                  </m:ctrlPr>
                </m:radPr>
                <m:deg>
                  <m:ctrlPr>
                    <w:rPr>
                      <w:rFonts w:ascii="Cambria Math" w:hAnsi="Cambria Math"/>
                      <w:i/>
                    </w:rPr>
                  </m:ctrlPr>
                </m:deg>
                <m:e>
                  <m:f>
                    <m:fPr>
                      <m:ctrlPr>
                        <w:rPr>
                          <w:rFonts w:ascii="Cambria Math" w:hAnsi="Cambria Math"/>
                          <w:i/>
                          <w:iCs/>
                        </w:rPr>
                      </m:ctrlPr>
                    </m:fPr>
                    <m:num>
                      <m:d>
                        <m:dPr>
                          <m:ctrlPr>
                            <w:rPr>
                              <w:rFonts w:ascii="Cambria Math" w:hAnsi="Cambria Math"/>
                              <w:i/>
                              <w:iCs/>
                            </w:rPr>
                          </m:ctrlPr>
                        </m:dPr>
                        <m:e>
                          <m:r>
                            <m:rPr/>
                            <w:rPr>
                              <w:rFonts w:ascii="Cambria Math" w:hAnsi="Cambria Math"/>
                            </w:rPr>
                            <m:t>m−ρV</m:t>
                          </m:r>
                          <m:ctrlPr>
                            <w:rPr>
                              <w:rFonts w:ascii="Cambria Math" w:hAnsi="Cambria Math"/>
                              <w:i/>
                              <w:iCs/>
                            </w:rPr>
                          </m:ctrlPr>
                        </m:e>
                      </m:d>
                      <m:r>
                        <m:rPr/>
                        <w:rPr>
                          <w:rFonts w:ascii="Cambria Math" w:hAnsi="Cambria Math"/>
                        </w:rPr>
                        <m:t>gR</m:t>
                      </m:r>
                      <m:d>
                        <m:dPr>
                          <m:ctrlPr>
                            <w:rPr>
                              <w:rFonts w:ascii="Cambria Math" w:hAnsi="Cambria Math"/>
                              <w:i/>
                            </w:rPr>
                          </m:ctrlPr>
                        </m:dPr>
                        <m:e>
                          <m:r>
                            <m:rPr/>
                            <w:rPr>
                              <w:rFonts w:ascii="Cambria Math" w:hAnsi="Cambria Math"/>
                            </w:rPr>
                            <m:t>I−2k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0</m:t>
                              </m:r>
                              <m:ctrlPr>
                                <w:rPr>
                                  <w:rFonts w:ascii="Cambria Math" w:hAnsi="Cambria Math"/>
                                  <w:i/>
                                  <w:iCs/>
                                </w:rPr>
                              </m:ctrlPr>
                            </m:sub>
                          </m:sSub>
                          <m:ctrlPr>
                            <w:rPr>
                              <w:rFonts w:ascii="Cambria Math" w:hAnsi="Cambria Math"/>
                              <w:i/>
                            </w:rPr>
                          </m:ctrlPr>
                        </m:e>
                      </m:d>
                      <m:ctrlPr>
                        <w:rPr>
                          <w:rFonts w:ascii="Cambria Math" w:hAnsi="Cambria Math"/>
                          <w:i/>
                          <w:iCs/>
                        </w:rPr>
                      </m:ctrlPr>
                    </m:num>
                    <m:den>
                      <m:sSup>
                        <m:sSupPr>
                          <m:ctrlPr>
                            <w:rPr>
                              <w:rFonts w:ascii="Cambria Math" w:hAnsi="Cambria Math"/>
                              <w:i/>
                            </w:rPr>
                          </m:ctrlPr>
                        </m:sSupPr>
                        <m:e>
                          <m:r>
                            <m:rPr/>
                            <w:rPr>
                              <w:rFonts w:ascii="Cambria Math" w:hAnsi="Cambria Math"/>
                            </w:rPr>
                            <m:t>I</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−2k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I</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+2</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2</m:t>
                          </m:r>
                          <m:ctrlPr>
                            <w:rPr>
                              <w:rFonts w:ascii="Cambria Math" w:hAnsi="Cambria Math"/>
                              <w:i/>
                            </w:rPr>
                          </m:ctrlPr>
                        </m:sup>
                      </m:sSup>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6</m:t>
                          </m:r>
                          <m:ctrlPr>
                            <w:rPr>
                              <w:rFonts w:ascii="Cambria Math" w:hAnsi="Cambria Math"/>
                              <w:i/>
                            </w:rPr>
                          </m:ctrlPr>
                        </m:sup>
                      </m:sSup>
                      <m:sSubSup>
                        <m:sSubSupPr>
                          <m:ctrlPr>
                            <w:rPr>
                              <w:rFonts w:ascii="Cambria Math" w:hAnsi="Cambria Math"/>
                              <w:i/>
                            </w:rPr>
                          </m:ctrlPr>
                        </m:sSubSupPr>
                        <m:e>
                          <m:r>
                            <m:rPr/>
                            <w:rPr>
                              <w:rFonts w:ascii="Cambria Math" w:hAnsi="Cambria Math"/>
                            </w:rPr>
                            <m:t>θ</m:t>
                          </m:r>
                          <m:ctrlPr>
                            <w:rPr>
                              <w:rFonts w:ascii="Cambria Math" w:hAnsi="Cambria Math"/>
                              <w:i/>
                            </w:rPr>
                          </m:ctrlPr>
                        </m:e>
                        <m:sub>
                          <m:r>
                            <m:rPr/>
                            <w:rPr>
                              <w:rFonts w:ascii="Cambria Math" w:hAnsi="Cambria Math"/>
                            </w:rPr>
                            <m:t>0</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iCs/>
                        </w:rPr>
                      </m:ctrlPr>
                    </m:den>
                  </m:f>
                  <m:ctrlPr>
                    <w:rPr>
                      <w:rFonts w:ascii="Cambria Math" w:hAnsi="Cambria Math"/>
                      <w:i/>
                    </w:rPr>
                  </m:ctrlPr>
                </m:e>
              </m:rad>
              <m:ctrlPr>
                <w:rPr>
                  <w:rFonts w:ascii="Cambria Math" w:hAnsi="Cambria Math"/>
                  <w:i/>
                  <w:iCs/>
                </w:rPr>
              </m:ctrlPr>
            </m:den>
          </m:f>
        </m:oMath>
      </m:oMathPara>
    </w:p>
    <w:p/>
    <w:p>
      <w:r>
        <w:t xml:space="preserve">To assess the accuracy of both formulations, we evaluate the scenarios where </w:t>
      </w:r>
      <m:oMath>
        <m:r>
          <m:rPr/>
          <w:rPr>
            <w:rFonts w:ascii="Cambria Math" w:hAnsi="Cambria Math"/>
          </w:rPr>
          <m:t>k = 0</m:t>
        </m:r>
      </m:oMath>
      <w:r>
        <w:t xml:space="preserve"> and </w:t>
      </w:r>
      <m:oMath>
        <m:r>
          <m:rPr>
            <m:sty m:val="p"/>
          </m:rPr>
          <w:rPr>
            <w:rFonts w:ascii="Cambria Math" w:hAnsi="Cambria Math"/>
          </w:rPr>
          <m:t>ρgV</m:t>
        </m:r>
        <m:r>
          <m:rPr/>
          <w:rPr>
            <w:rFonts w:ascii="Cambria Math" w:hAnsi="Cambria Math"/>
          </w:rPr>
          <m:t> = 0</m:t>
        </m:r>
      </m:oMath>
      <w:r>
        <w:t xml:space="preserve">, signifying a scenario where the compound pendulum remains devoid of any liquid submersion and friction. Remarkably, in both cases, the derived periods converge to </w:t>
      </w:r>
      <m:oMath>
        <m:r>
          <m:rPr/>
          <w:rPr>
            <w:rFonts w:ascii="Cambria Math" w:hAnsi="Cambria Math"/>
          </w:rPr>
          <m:t>T=2π</m:t>
        </m:r>
        <m:rad>
          <m:radPr>
            <m:degHide m:val="1"/>
            <m:ctrlPr>
              <w:rPr>
                <w:rFonts w:ascii="Cambria Math" w:hAnsi="Cambria Math"/>
                <w:i/>
                <w:iCs/>
              </w:rPr>
            </m:ctrlPr>
          </m:radPr>
          <m:deg>
            <m:ctrlPr>
              <w:rPr>
                <w:rFonts w:ascii="Cambria Math" w:hAnsi="Cambria Math"/>
                <w:i/>
                <w:iCs/>
              </w:rPr>
            </m:ctrlPr>
          </m:deg>
          <m:e>
            <m:f>
              <m:fPr>
                <m:ctrlPr>
                  <w:rPr>
                    <w:rFonts w:ascii="Cambria Math" w:hAnsi="Cambria Math"/>
                    <w:i/>
                    <w:iCs/>
                  </w:rPr>
                </m:ctrlPr>
              </m:fPr>
              <m:num>
                <m:r>
                  <m:rPr/>
                  <w:rPr>
                    <w:rFonts w:ascii="Cambria Math" w:hAnsi="Cambria Math"/>
                  </w:rPr>
                  <m:t>I</m:t>
                </m:r>
                <m:ctrlPr>
                  <w:rPr>
                    <w:rFonts w:ascii="Cambria Math" w:hAnsi="Cambria Math"/>
                    <w:i/>
                    <w:iCs/>
                  </w:rPr>
                </m:ctrlPr>
              </m:num>
              <m:den>
                <m:r>
                  <m:rPr/>
                  <w:rPr>
                    <w:rFonts w:ascii="Cambria Math" w:hAnsi="Cambria Math"/>
                  </w:rPr>
                  <m:t>mgR</m:t>
                </m:r>
                <m:ctrlPr>
                  <w:rPr>
                    <w:rFonts w:ascii="Cambria Math" w:hAnsi="Cambria Math"/>
                    <w:i/>
                    <w:iCs/>
                  </w:rPr>
                </m:ctrlPr>
              </m:den>
            </m:f>
            <m:ctrlPr>
              <w:rPr>
                <w:rFonts w:ascii="Cambria Math" w:hAnsi="Cambria Math"/>
                <w:i/>
                <w:iCs/>
              </w:rPr>
            </m:ctrlPr>
          </m:e>
        </m:rad>
        <m:r>
          <m:rPr/>
          <w:rPr>
            <w:rFonts w:ascii="Cambria Math" w:hAnsi="Cambria Math"/>
          </w:rPr>
          <m:t>,</m:t>
        </m:r>
      </m:oMath>
      <w:r>
        <w:t xml:space="preserve"> aligning with the theoretical period for ideal non-energy loss oscillations. This consistency reinforces the validity of our methodology.</w:t>
      </w:r>
    </w:p>
    <w:p/>
    <w:p>
      <w:pPr>
        <w:rPr>
          <w:iCs/>
        </w:rPr>
      </w:pPr>
      <w:r>
        <w:t xml:space="preserve">An additional scrutiny is applied to the small angle approximation. Both approaches assert that for </w:t>
      </w:r>
      <m:oMath>
        <m:r>
          <m:rPr>
            <m:sty m:val="p"/>
          </m:rPr>
          <w:rPr>
            <w:rFonts w:ascii="Cambria Math" w:hAnsi="Cambria Math"/>
          </w:rPr>
          <m:t>θ≪</m:t>
        </m:r>
        <m:r>
          <m:rPr/>
          <w:rPr>
            <w:rFonts w:ascii="Cambria Math" w:hAnsi="Cambria Math"/>
          </w:rPr>
          <m:t>5°,</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m:sty m:val="p"/>
              </m:rPr>
              <w:rPr>
                <w:rFonts w:ascii="Cambria Math" w:hAnsi="Cambria Math"/>
              </w:rPr>
              <m:t>θ</m:t>
            </m:r>
            <m:ctrlPr>
              <w:rPr>
                <w:rFonts w:ascii="Cambria Math" w:hAnsi="Cambria Math"/>
              </w:rPr>
            </m:ctrlPr>
          </m:e>
        </m:func>
        <m:r>
          <m:rPr>
            <m:sty m:val="p"/>
          </m:rPr>
          <w:rPr>
            <w:rFonts w:hint="eastAsia" w:ascii="Cambria Math" w:hAnsi="Cambria Math"/>
          </w:rPr>
          <m:t>≈</m:t>
        </m:r>
        <m:r>
          <m:rPr>
            <m:sty m:val="p"/>
          </m:rPr>
          <w:rPr>
            <w:rFonts w:ascii="Cambria Math" w:hAnsi="Cambria Math"/>
          </w:rPr>
          <m:t>θ</m:t>
        </m:r>
        <m:r>
          <m:rPr/>
          <w:rPr>
            <w:rFonts w:ascii="Cambria Math" w:hAnsi="Cambria Math"/>
          </w:rPr>
          <m:t>.</m:t>
        </m:r>
      </m:oMath>
      <w:r>
        <w:t xml:space="preserve"> However, a critical inquiry arises: can small angles be pertinent in the presence of substantial damping, as encountered in mediums like water, oil, or ethanol? Esteemed researchers </w:t>
      </w:r>
      <w:sdt>
        <w:sdtPr>
          <w:id w:val="-1541270408"/>
        </w:sdtPr>
        <w:sdtContent>
          <w:r>
            <w:fldChar w:fldCharType="begin"/>
          </w:r>
          <w:r>
            <w:instrText xml:space="preserve"> </w:instrText>
          </w:r>
          <w:r>
            <w:rPr>
              <w:rFonts w:hint="eastAsia"/>
            </w:rPr>
            <w:instrText xml:space="preserve">CITATION Dav07 \l 2052</w:instrText>
          </w:r>
          <w:r>
            <w:instrText xml:space="preserve"> </w:instrText>
          </w:r>
          <w:r>
            <w:fldChar w:fldCharType="separate"/>
          </w:r>
          <w:r>
            <w:rPr>
              <w:rFonts w:hint="eastAsia"/>
            </w:rPr>
            <w:t>(Alciatore &amp; Histand, 2007)</w:t>
          </w:r>
          <w:r>
            <w:fldChar w:fldCharType="end"/>
          </w:r>
        </w:sdtContent>
      </w:sdt>
      <w:r>
        <w:t xml:space="preserve"> introduced a physical quantity </w:t>
      </w:r>
      <m:oMath>
        <m:r>
          <m:rPr>
            <m:sty m:val="p"/>
          </m:rPr>
          <w:rPr>
            <w:rFonts w:ascii="Cambria Math" w:hAnsi="Cambria Math"/>
          </w:rPr>
          <m:t>δ</m:t>
        </m:r>
      </m:oMath>
      <w:r>
        <w:t xml:space="preserve">, signifying the damping ratio where </w:t>
      </w:r>
      <m:oMath>
        <m:r>
          <m:rPr/>
          <w:rPr>
            <w:rFonts w:ascii="Cambria Math" w:hAnsi="Cambria Math"/>
          </w:rPr>
          <m:t>δ = </m:t>
        </m:r>
        <m:f>
          <m:fPr>
            <m:ctrlPr>
              <w:rPr>
                <w:rFonts w:ascii="Cambria Math" w:hAnsi="Cambria Math"/>
                <w:i/>
                <w:iCs/>
              </w:rPr>
            </m:ctrlPr>
          </m:fPr>
          <m:num>
            <m:r>
              <m:rPr/>
              <w:rPr>
                <w:rFonts w:ascii="Cambria Math" w:hAnsi="Cambria Math"/>
              </w:rPr>
              <m:t>actual damping</m:t>
            </m:r>
            <m:ctrlPr>
              <w:rPr>
                <w:rFonts w:ascii="Cambria Math" w:hAnsi="Cambria Math"/>
                <w:i/>
                <w:iCs/>
              </w:rPr>
            </m:ctrlPr>
          </m:num>
          <m:den>
            <m:r>
              <m:rPr/>
              <w:rPr>
                <w:rFonts w:ascii="Cambria Math" w:hAnsi="Cambria Math"/>
              </w:rPr>
              <m:t>critical damping</m:t>
            </m:r>
            <m:ctrlPr>
              <w:rPr>
                <w:rFonts w:ascii="Cambria Math" w:hAnsi="Cambria Math"/>
                <w:i/>
                <w:iCs/>
              </w:rPr>
            </m:ctrlPr>
          </m:den>
        </m:f>
        <m:r>
          <m:rPr/>
          <w:rPr>
            <w:rFonts w:ascii="Cambria Math" w:hAnsi="Cambria Math"/>
          </w:rPr>
          <m:t>.</m:t>
        </m:r>
      </m:oMath>
      <w:r>
        <w:t xml:space="preserve"> And over damping conditions occur when </w:t>
      </w:r>
      <m:oMath>
        <m:r>
          <m:rPr/>
          <w:rPr>
            <w:rFonts w:ascii="Cambria Math" w:hAnsi="Cambria Math"/>
          </w:rPr>
          <m:t>δ&gt;1</m:t>
        </m:r>
      </m:oMath>
      <w:r>
        <w:rPr>
          <w:iCs/>
        </w:rPr>
        <w:t>, leading to the absence of observable periodic swings. To avert such scenarios and ascertain the suitability of liquid damping for most pendulums, experiments must be conducted to determine the feasibility of assuming small angles. This empirical validation is essential for refining our models and ensuring their accuracy under real-world conditions.</w:t>
      </w:r>
    </w:p>
    <w:p>
      <w:pPr>
        <w:rPr>
          <w:iCs/>
        </w:rPr>
      </w:pPr>
    </w:p>
    <w:p>
      <w:pPr>
        <w:rPr>
          <w:iCs/>
        </w:rPr>
      </w:pPr>
      <w:r>
        <w:rPr>
          <w:iCs/>
        </w:rPr>
        <w:t>Moreover, while the two mentioned approximation methods provide distinct approaches for determining the period of a compound pendulum, they do not offer guidance on the preferred choice for predicting the pendulum's motion. For a more comprehensive understanding, additional experiments are imperative. These experiments serve to assess and compare the accuracy of both methods, thereby enabling the formulation of well-founded conclusions through a meticulous analysis of the experimental outcomes.</w:t>
      </w:r>
    </w:p>
    <w:p>
      <w:pPr>
        <w:pStyle w:val="2"/>
        <w:numPr>
          <w:ilvl w:val="0"/>
          <w:numId w:val="1"/>
        </w:numPr>
        <w:ind w:left="284"/>
        <w:rPr>
          <w:b/>
          <w:bCs/>
        </w:rPr>
      </w:pPr>
      <w:bookmarkStart w:id="6" w:name="_Toc157765171"/>
      <w:r>
        <w:rPr>
          <w:b/>
          <w:bCs/>
        </w:rPr>
        <w:t>Experiments</w:t>
      </w:r>
      <w:bookmarkEnd w:id="6"/>
    </w:p>
    <w:p>
      <w:pPr>
        <w:pStyle w:val="3"/>
        <w:rPr>
          <w:rStyle w:val="31"/>
          <w:b/>
          <w:bCs/>
        </w:rPr>
      </w:pPr>
      <w:bookmarkStart w:id="7" w:name="_Toc157765172"/>
      <w:r>
        <w:rPr>
          <w:rStyle w:val="31"/>
          <w:b/>
          <w:bCs/>
        </w:rPr>
        <w:t>3.1 Rough Experiments</w:t>
      </w:r>
      <w:bookmarkEnd w:id="7"/>
    </w:p>
    <w:p/>
    <w:p>
      <w:r>
        <w:t>The preceding discussion emphasized the importance of experimental verification, prompting the need to assess the validity of assuming small angles. To tackle this, a rough experiment was carefully designed.</w:t>
      </w:r>
    </w:p>
    <w:p/>
    <w:p>
      <w:r>
        <w:t xml:space="preserve">In the experiment, a long screw with a textured surface was chosen to simulate a compound pendulum. The textured surface was intentionally picked to highlight the impact of liquid damping on the pendulum's motion. It is noteworthy that a hole was carefully drilled through the screw to accommodate the axes for support. An iron support was strategically positioned to provide a stable horizontal foundation for the entire system. Copper wire served as the rotation axes, and though occasional loosening could appear, it was expected to have a minimal effect on the pendulum's period. </w:t>
      </w:r>
    </w:p>
    <w:p>
      <w:pPr>
        <w:rPr>
          <w:iCs/>
        </w:rPr>
      </w:pPr>
      <w:r>
        <w:drawing>
          <wp:anchor distT="0" distB="0" distL="114300" distR="114300" simplePos="0" relativeHeight="251661312" behindDoc="1" locked="0" layoutInCell="1" allowOverlap="1">
            <wp:simplePos x="0" y="0"/>
            <wp:positionH relativeFrom="column">
              <wp:posOffset>541655</wp:posOffset>
            </wp:positionH>
            <wp:positionV relativeFrom="paragraph">
              <wp:posOffset>101600</wp:posOffset>
            </wp:positionV>
            <wp:extent cx="1381760" cy="2036445"/>
            <wp:effectExtent l="95250" t="95250" r="104140" b="97155"/>
            <wp:wrapNone/>
            <wp:docPr id="8" name="Picture 7" descr="A glass container with liquid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lass container with liquid in it&#10;&#10;Description automatically generated"/>
                    <pic:cNvPicPr>
                      <a:picLocks noChangeAspect="1"/>
                    </pic:cNvPicPr>
                  </pic:nvPicPr>
                  <pic:blipFill>
                    <a:blip r:embed="rId8" cstate="print">
                      <a:extLst>
                        <a:ext uri="{BEBA8EAE-BF5A-486C-A8C5-ECC9F3942E4B}">
                          <a14:imgProps xmlns:a14="http://schemas.microsoft.com/office/drawing/2010/main">
                            <a14:imgLayer r:embed="rId9">
                              <a14:imgEffect>
                                <a14:colorTemperature colorTemp="5900"/>
                              </a14:imgEffect>
                            </a14:imgLayer>
                          </a14:imgProps>
                        </a:ext>
                        <a:ext uri="{28A0092B-C50C-407E-A947-70E740481C1C}">
                          <a14:useLocalDpi xmlns:a14="http://schemas.microsoft.com/office/drawing/2010/main" val="0"/>
                        </a:ext>
                      </a:extLst>
                    </a:blip>
                    <a:srcRect t="4807" b="12285"/>
                    <a:stretch>
                      <a:fillRect/>
                    </a:stretch>
                  </pic:blipFill>
                  <pic:spPr>
                    <a:xfrm>
                      <a:off x="0" y="0"/>
                      <a:ext cx="1381760" cy="2036475"/>
                    </a:xfrm>
                    <a:prstGeom prst="rect">
                      <a:avLst/>
                    </a:prstGeom>
                    <a:solidFill>
                      <a:srgbClr val="FFFFFF">
                        <a:shade val="85000"/>
                      </a:srgbClr>
                    </a:solidFill>
                    <a:ln w="88900" cap="sq">
                      <a:solidFill>
                        <a:srgbClr val="FFFFFF"/>
                      </a:solidFill>
                      <a:miter lim="800000"/>
                      <a:headEnd/>
                      <a:tailEnd/>
                    </a:ln>
                    <a:effectLst/>
                  </pic:spPr>
                </pic:pic>
              </a:graphicData>
            </a:graphic>
          </wp:anchor>
        </w:drawing>
      </w:r>
      <w:r>
        <w:drawing>
          <wp:anchor distT="0" distB="0" distL="114300" distR="114300" simplePos="0" relativeHeight="251660288" behindDoc="1" locked="0" layoutInCell="1" allowOverlap="1">
            <wp:simplePos x="0" y="0"/>
            <wp:positionH relativeFrom="margin">
              <wp:posOffset>3312795</wp:posOffset>
            </wp:positionH>
            <wp:positionV relativeFrom="paragraph">
              <wp:posOffset>88900</wp:posOffset>
            </wp:positionV>
            <wp:extent cx="2416810" cy="2129155"/>
            <wp:effectExtent l="0" t="0" r="2540" b="0"/>
            <wp:wrapNone/>
            <wp:docPr id="1156258577" name="Picture 1" descr="A black background with a black and blu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8577" name="Picture 1" descr="A black background with a black and blue object&#10;&#10;Description automatically generated with medium confidence"/>
                    <pic:cNvPicPr>
                      <a:picLocks noChangeAspect="1"/>
                    </pic:cNvPicPr>
                  </pic:nvPicPr>
                  <pic:blipFill>
                    <a:blip r:embed="rId10" cstate="print">
                      <a:extLst>
                        <a:ext uri="{28A0092B-C50C-407E-A947-70E740481C1C}">
                          <a14:useLocalDpi xmlns:a14="http://schemas.microsoft.com/office/drawing/2010/main" val="0"/>
                        </a:ext>
                      </a:extLst>
                    </a:blip>
                    <a:srcRect l="-2" r="18176" b="1"/>
                    <a:stretch>
                      <a:fillRect/>
                    </a:stretch>
                  </pic:blipFill>
                  <pic:spPr>
                    <a:xfrm>
                      <a:off x="0" y="0"/>
                      <a:ext cx="2416810" cy="2129155"/>
                    </a:xfrm>
                    <a:prstGeom prst="rect">
                      <a:avLst/>
                    </a:prstGeom>
                    <a:noFill/>
                  </pic:spPr>
                </pic:pic>
              </a:graphicData>
            </a:graphic>
          </wp:anchor>
        </w:drawing>
      </w:r>
    </w:p>
    <w:p>
      <w:pPr>
        <w:rPr>
          <w:iCs/>
        </w:rPr>
      </w:pPr>
    </w:p>
    <w:p>
      <w:pPr>
        <w:tabs>
          <w:tab w:val="left" w:pos="3645"/>
        </w:tabs>
      </w:pPr>
      <w:r>
        <w:tab/>
      </w:r>
    </w:p>
    <w:p/>
    <w:p/>
    <w:p/>
    <w:p/>
    <w:p>
      <w:pPr>
        <w:sectPr>
          <w:footerReference r:id="rId5" w:type="default"/>
          <w:pgSz w:w="12240" w:h="15840"/>
          <w:pgMar w:top="1440" w:right="1440" w:bottom="1440" w:left="1440" w:header="720" w:footer="720" w:gutter="0"/>
          <w:cols w:space="720" w:num="1"/>
          <w:titlePg/>
          <w:docGrid w:linePitch="360" w:charSpace="0"/>
        </w:sectPr>
      </w:pPr>
    </w:p>
    <w:p/>
    <w:p>
      <w:pPr>
        <w:pStyle w:val="28"/>
        <w:numPr>
          <w:ilvl w:val="0"/>
          <w:numId w:val="2"/>
        </w:numPr>
        <w:jc w:val="center"/>
        <w:rPr>
          <w:sz w:val="18"/>
          <w:szCs w:val="18"/>
        </w:rPr>
        <w:sectPr>
          <w:type w:val="continuous"/>
          <w:pgSz w:w="12240" w:h="15840"/>
          <w:pgMar w:top="1440" w:right="1440" w:bottom="1440" w:left="1440" w:header="720" w:footer="720" w:gutter="0"/>
          <w:cols w:space="720" w:num="1"/>
          <w:docGrid w:linePitch="360" w:charSpace="0"/>
        </w:sectPr>
      </w:pPr>
    </w:p>
    <w:p>
      <w:pPr>
        <w:pStyle w:val="28"/>
        <w:numPr>
          <w:ilvl w:val="0"/>
          <w:numId w:val="2"/>
        </w:numPr>
        <w:tabs>
          <w:tab w:val="left" w:pos="349"/>
        </w:tabs>
        <w:spacing w:after="0"/>
        <w:ind w:left="0" w:firstLine="0"/>
        <w:jc w:val="center"/>
        <w:rPr>
          <w:sz w:val="18"/>
          <w:szCs w:val="18"/>
        </w:rPr>
      </w:pPr>
      <w:r>
        <w:rPr>
          <w:sz w:val="18"/>
          <w:szCs w:val="18"/>
        </w:rPr>
        <w:t>pictures from the experimental site</w:t>
      </w:r>
    </w:p>
    <w:p>
      <w:pPr>
        <w:pStyle w:val="28"/>
        <w:numPr>
          <w:ilvl w:val="0"/>
          <w:numId w:val="2"/>
        </w:numPr>
        <w:tabs>
          <w:tab w:val="left" w:pos="349"/>
        </w:tabs>
        <w:spacing w:after="0"/>
        <w:ind w:left="0" w:firstLine="0"/>
        <w:jc w:val="center"/>
        <w:rPr>
          <w:sz w:val="18"/>
          <w:szCs w:val="18"/>
        </w:rPr>
      </w:pPr>
      <w:r>
        <w:rPr>
          <w:sz w:val="18"/>
          <w:szCs w:val="18"/>
        </w:rPr>
        <w:t>schematic diagram</w:t>
      </w:r>
    </w:p>
    <w:p>
      <w:pPr>
        <w:rPr>
          <w:sz w:val="18"/>
          <w:szCs w:val="18"/>
        </w:rPr>
        <w:sectPr>
          <w:type w:val="continuous"/>
          <w:pgSz w:w="12240" w:h="15840"/>
          <w:pgMar w:top="1440" w:right="1440" w:bottom="1440" w:left="1440" w:header="720" w:footer="720" w:gutter="0"/>
          <w:cols w:space="720" w:num="2"/>
          <w:docGrid w:linePitch="360" w:charSpace="0"/>
        </w:sectPr>
      </w:pPr>
    </w:p>
    <w:p>
      <w:pPr>
        <w:jc w:val="center"/>
        <w:rPr>
          <w:sz w:val="18"/>
          <w:szCs w:val="18"/>
        </w:rPr>
      </w:pPr>
      <w:r>
        <w:rPr>
          <w:sz w:val="18"/>
          <w:szCs w:val="18"/>
        </w:rPr>
        <w:t>Fig 2. Rough Experiment</w:t>
      </w:r>
    </w:p>
    <w:tbl>
      <w:tblPr>
        <w:tblStyle w:val="37"/>
        <w:tblW w:w="0" w:type="auto"/>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Layout w:type="autofit"/>
        <w:tblCellMar>
          <w:top w:w="0" w:type="dxa"/>
          <w:left w:w="108" w:type="dxa"/>
          <w:bottom w:w="0" w:type="dxa"/>
          <w:right w:w="108" w:type="dxa"/>
        </w:tblCellMar>
      </w:tblPr>
      <w:tblGrid>
        <w:gridCol w:w="562"/>
        <w:gridCol w:w="2127"/>
        <w:gridCol w:w="3543"/>
        <w:gridCol w:w="3118"/>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347" w:hRule="atLeast"/>
        </w:trPr>
        <w:tc>
          <w:tcPr>
            <w:tcW w:w="562" w:type="dxa"/>
            <w:tcBorders>
              <w:top w:val="single" w:color="5B9BD5" w:themeColor="accent5" w:sz="4" w:space="0"/>
              <w:left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No.</w:t>
            </w:r>
          </w:p>
        </w:tc>
        <w:tc>
          <w:tcPr>
            <w:tcW w:w="2127" w:type="dxa"/>
            <w:tcBorders>
              <w:top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Equipment Name</w:t>
            </w:r>
          </w:p>
        </w:tc>
        <w:tc>
          <w:tcPr>
            <w:tcW w:w="3543" w:type="dxa"/>
            <w:tcBorders>
              <w:top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Device Model</w:t>
            </w:r>
          </w:p>
        </w:tc>
        <w:tc>
          <w:tcPr>
            <w:tcW w:w="3118" w:type="dxa"/>
            <w:tcBorders>
              <w:top w:val="single" w:color="5B9BD5" w:themeColor="accent5" w:sz="4" w:space="0"/>
              <w:bottom w:val="single" w:color="5B9BD5" w:themeColor="accent5" w:sz="4" w:space="0"/>
              <w:right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Role</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1</w:t>
            </w:r>
          </w:p>
        </w:tc>
        <w:tc>
          <w:tcPr>
            <w:tcW w:w="2127" w:type="dxa"/>
            <w:shd w:val="clear" w:color="auto" w:fill="DEEAF6" w:themeFill="accent5" w:themeFillTint="33"/>
            <w:vAlign w:val="center"/>
          </w:tcPr>
          <w:p>
            <w:pPr>
              <w:spacing w:after="0" w:line="240" w:lineRule="auto"/>
              <w:rPr>
                <w:sz w:val="18"/>
                <w:szCs w:val="18"/>
              </w:rPr>
            </w:pPr>
            <w:r>
              <w:rPr>
                <w:sz w:val="18"/>
                <w:szCs w:val="18"/>
              </w:rPr>
              <w:t>Water tank</w:t>
            </w:r>
          </w:p>
        </w:tc>
        <w:tc>
          <w:tcPr>
            <w:tcW w:w="3543" w:type="dxa"/>
            <w:shd w:val="clear" w:color="auto" w:fill="DEEAF6" w:themeFill="accent5" w:themeFillTint="33"/>
            <w:vAlign w:val="center"/>
          </w:tcPr>
          <w:p>
            <w:pPr>
              <w:spacing w:after="0" w:line="240" w:lineRule="auto"/>
              <w:rPr>
                <w:sz w:val="18"/>
                <w:szCs w:val="18"/>
              </w:rPr>
            </w:pPr>
            <w:r>
              <w:rPr>
                <w:sz w:val="18"/>
                <w:szCs w:val="18"/>
              </w:rPr>
              <w:t>12cm * 12cm *25cm</w:t>
            </w:r>
          </w:p>
        </w:tc>
        <w:tc>
          <w:tcPr>
            <w:tcW w:w="3118" w:type="dxa"/>
            <w:shd w:val="clear" w:color="auto" w:fill="DEEAF6" w:themeFill="accent5" w:themeFillTint="33"/>
            <w:vAlign w:val="center"/>
          </w:tcPr>
          <w:p>
            <w:pPr>
              <w:spacing w:after="0" w:line="240" w:lineRule="auto"/>
              <w:rPr>
                <w:sz w:val="18"/>
                <w:szCs w:val="18"/>
              </w:rPr>
            </w:pPr>
            <w:r>
              <w:rPr>
                <w:sz w:val="18"/>
                <w:szCs w:val="18"/>
              </w:rPr>
              <w:t>Contain water</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2</w:t>
            </w:r>
          </w:p>
        </w:tc>
        <w:tc>
          <w:tcPr>
            <w:tcW w:w="2127" w:type="dxa"/>
            <w:vAlign w:val="center"/>
          </w:tcPr>
          <w:p>
            <w:pPr>
              <w:spacing w:after="0" w:line="240" w:lineRule="auto"/>
              <w:rPr>
                <w:sz w:val="18"/>
                <w:szCs w:val="18"/>
              </w:rPr>
            </w:pPr>
            <w:r>
              <w:rPr>
                <w:sz w:val="18"/>
                <w:szCs w:val="18"/>
              </w:rPr>
              <w:t>Iron stand</w:t>
            </w:r>
          </w:p>
        </w:tc>
        <w:tc>
          <w:tcPr>
            <w:tcW w:w="3543" w:type="dxa"/>
            <w:vAlign w:val="center"/>
          </w:tcPr>
          <w:p>
            <w:pPr>
              <w:spacing w:after="0" w:line="240" w:lineRule="auto"/>
              <w:rPr>
                <w:sz w:val="18"/>
                <w:szCs w:val="18"/>
              </w:rPr>
            </w:pPr>
            <w:r>
              <w:rPr>
                <w:sz w:val="18"/>
                <w:szCs w:val="18"/>
              </w:rPr>
              <w:t>30cm in length</w:t>
            </w:r>
          </w:p>
        </w:tc>
        <w:tc>
          <w:tcPr>
            <w:tcW w:w="3118" w:type="dxa"/>
            <w:vAlign w:val="center"/>
          </w:tcPr>
          <w:p>
            <w:pPr>
              <w:spacing w:after="0" w:line="240" w:lineRule="auto"/>
              <w:rPr>
                <w:sz w:val="18"/>
                <w:szCs w:val="18"/>
              </w:rPr>
            </w:pPr>
            <w:r>
              <w:rPr>
                <w:sz w:val="18"/>
                <w:szCs w:val="18"/>
              </w:rPr>
              <w:t>Provide horizontal foundation</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3</w:t>
            </w:r>
          </w:p>
        </w:tc>
        <w:tc>
          <w:tcPr>
            <w:tcW w:w="2127" w:type="dxa"/>
            <w:shd w:val="clear" w:color="auto" w:fill="DEEAF6" w:themeFill="accent5" w:themeFillTint="33"/>
            <w:vAlign w:val="center"/>
          </w:tcPr>
          <w:p>
            <w:pPr>
              <w:spacing w:after="0" w:line="240" w:lineRule="auto"/>
              <w:rPr>
                <w:sz w:val="18"/>
                <w:szCs w:val="18"/>
              </w:rPr>
            </w:pPr>
            <w:r>
              <w:rPr>
                <w:sz w:val="18"/>
                <w:szCs w:val="18"/>
              </w:rPr>
              <w:t>Clamps</w:t>
            </w:r>
          </w:p>
        </w:tc>
        <w:tc>
          <w:tcPr>
            <w:tcW w:w="3543" w:type="dxa"/>
            <w:shd w:val="clear" w:color="auto" w:fill="DEEAF6" w:themeFill="accent5" w:themeFillTint="33"/>
            <w:vAlign w:val="center"/>
          </w:tcPr>
          <w:p>
            <w:pPr>
              <w:spacing w:after="0" w:line="240" w:lineRule="auto"/>
              <w:rPr>
                <w:sz w:val="18"/>
                <w:szCs w:val="18"/>
              </w:rPr>
            </w:pPr>
            <w:r>
              <w:rPr>
                <w:sz w:val="18"/>
                <w:szCs w:val="18"/>
              </w:rPr>
              <w:t>Iron with rubber</w:t>
            </w:r>
          </w:p>
        </w:tc>
        <w:tc>
          <w:tcPr>
            <w:tcW w:w="3118" w:type="dxa"/>
            <w:shd w:val="clear" w:color="auto" w:fill="DEEAF6" w:themeFill="accent5" w:themeFillTint="33"/>
            <w:vAlign w:val="center"/>
          </w:tcPr>
          <w:p>
            <w:pPr>
              <w:spacing w:after="0" w:line="240" w:lineRule="auto"/>
              <w:rPr>
                <w:sz w:val="18"/>
                <w:szCs w:val="18"/>
              </w:rPr>
            </w:pPr>
            <w:r>
              <w:rPr>
                <w:sz w:val="18"/>
                <w:szCs w:val="18"/>
              </w:rPr>
              <w:t>Hold the entire system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4</w:t>
            </w:r>
          </w:p>
        </w:tc>
        <w:tc>
          <w:tcPr>
            <w:tcW w:w="2127" w:type="dxa"/>
            <w:vAlign w:val="center"/>
          </w:tcPr>
          <w:p>
            <w:pPr>
              <w:spacing w:after="0" w:line="240" w:lineRule="auto"/>
              <w:rPr>
                <w:sz w:val="18"/>
                <w:szCs w:val="18"/>
              </w:rPr>
            </w:pPr>
            <w:r>
              <w:rPr>
                <w:sz w:val="18"/>
                <w:szCs w:val="18"/>
              </w:rPr>
              <w:t>Wooden block</w:t>
            </w:r>
          </w:p>
        </w:tc>
        <w:tc>
          <w:tcPr>
            <w:tcW w:w="3543" w:type="dxa"/>
            <w:vAlign w:val="center"/>
          </w:tcPr>
          <w:p>
            <w:pPr>
              <w:spacing w:after="0" w:line="240" w:lineRule="auto"/>
              <w:rPr>
                <w:sz w:val="18"/>
                <w:szCs w:val="18"/>
              </w:rPr>
            </w:pPr>
            <w:r>
              <w:rPr>
                <w:sz w:val="18"/>
                <w:szCs w:val="18"/>
              </w:rPr>
              <w:t>15cm * 5cm * 1cm</w:t>
            </w:r>
          </w:p>
        </w:tc>
        <w:tc>
          <w:tcPr>
            <w:tcW w:w="3118" w:type="dxa"/>
            <w:vAlign w:val="center"/>
          </w:tcPr>
          <w:p>
            <w:pPr>
              <w:spacing w:after="0" w:line="240" w:lineRule="auto"/>
              <w:rPr>
                <w:sz w:val="18"/>
                <w:szCs w:val="18"/>
              </w:rPr>
            </w:pPr>
            <w:r>
              <w:rPr>
                <w:sz w:val="18"/>
                <w:szCs w:val="18"/>
              </w:rPr>
              <w:t>Support the axes</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5</w:t>
            </w:r>
          </w:p>
        </w:tc>
        <w:tc>
          <w:tcPr>
            <w:tcW w:w="2127" w:type="dxa"/>
            <w:shd w:val="clear" w:color="auto" w:fill="DEEAF6" w:themeFill="accent5" w:themeFillTint="33"/>
            <w:vAlign w:val="center"/>
          </w:tcPr>
          <w:p>
            <w:pPr>
              <w:spacing w:after="0" w:line="240" w:lineRule="auto"/>
              <w:rPr>
                <w:sz w:val="18"/>
                <w:szCs w:val="18"/>
              </w:rPr>
            </w:pPr>
            <w:r>
              <w:rPr>
                <w:sz w:val="18"/>
                <w:szCs w:val="18"/>
              </w:rPr>
              <w:t>Copper wire</w:t>
            </w:r>
          </w:p>
        </w:tc>
        <w:tc>
          <w:tcPr>
            <w:tcW w:w="3543" w:type="dxa"/>
            <w:shd w:val="clear" w:color="auto" w:fill="DEEAF6" w:themeFill="accent5" w:themeFillTint="33"/>
            <w:vAlign w:val="center"/>
          </w:tcPr>
          <w:p>
            <w:pPr>
              <w:spacing w:after="0" w:line="240" w:lineRule="auto"/>
              <w:rPr>
                <w:sz w:val="18"/>
                <w:szCs w:val="18"/>
              </w:rPr>
            </w:pPr>
            <w:r>
              <w:rPr>
                <w:sz w:val="18"/>
                <w:szCs w:val="18"/>
              </w:rPr>
              <w:t>7mm in diameter</w:t>
            </w:r>
          </w:p>
        </w:tc>
        <w:tc>
          <w:tcPr>
            <w:tcW w:w="3118" w:type="dxa"/>
            <w:shd w:val="clear" w:color="auto" w:fill="DEEAF6" w:themeFill="accent5" w:themeFillTint="33"/>
            <w:vAlign w:val="center"/>
          </w:tcPr>
          <w:p>
            <w:pPr>
              <w:spacing w:after="0" w:line="240" w:lineRule="auto"/>
              <w:rPr>
                <w:sz w:val="18"/>
                <w:szCs w:val="18"/>
              </w:rPr>
            </w:pPr>
            <w:r>
              <w:rPr>
                <w:sz w:val="18"/>
                <w:szCs w:val="18"/>
              </w:rPr>
              <w:t>Rotational axes</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6</w:t>
            </w:r>
          </w:p>
        </w:tc>
        <w:tc>
          <w:tcPr>
            <w:tcW w:w="2127" w:type="dxa"/>
            <w:vAlign w:val="center"/>
          </w:tcPr>
          <w:p>
            <w:pPr>
              <w:spacing w:after="0" w:line="240" w:lineRule="auto"/>
              <w:rPr>
                <w:sz w:val="18"/>
                <w:szCs w:val="18"/>
              </w:rPr>
            </w:pPr>
            <w:r>
              <w:rPr>
                <w:sz w:val="18"/>
                <w:szCs w:val="18"/>
              </w:rPr>
              <w:t>Aluminum screw</w:t>
            </w:r>
          </w:p>
        </w:tc>
        <w:tc>
          <w:tcPr>
            <w:tcW w:w="3543" w:type="dxa"/>
            <w:vAlign w:val="center"/>
          </w:tcPr>
          <w:p>
            <w:pPr>
              <w:spacing w:after="0" w:line="240" w:lineRule="auto"/>
              <w:rPr>
                <w:sz w:val="18"/>
                <w:szCs w:val="18"/>
              </w:rPr>
            </w:pPr>
            <w:r>
              <w:rPr>
                <w:sz w:val="18"/>
                <w:szCs w:val="18"/>
              </w:rPr>
              <w:t>M8, 121.5mm in length</w:t>
            </w:r>
          </w:p>
        </w:tc>
        <w:tc>
          <w:tcPr>
            <w:tcW w:w="3118" w:type="dxa"/>
            <w:vAlign w:val="center"/>
          </w:tcPr>
          <w:p>
            <w:pPr>
              <w:spacing w:after="0" w:line="240" w:lineRule="auto"/>
              <w:rPr>
                <w:sz w:val="18"/>
                <w:szCs w:val="18"/>
              </w:rPr>
            </w:pPr>
            <w:r>
              <w:rPr>
                <w:sz w:val="18"/>
                <w:szCs w:val="18"/>
              </w:rPr>
              <w:t>Compound pendulum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c>
          <w:tcPr>
            <w:tcW w:w="562"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7</w:t>
            </w:r>
          </w:p>
        </w:tc>
        <w:tc>
          <w:tcPr>
            <w:tcW w:w="2127" w:type="dxa"/>
            <w:shd w:val="clear" w:color="auto" w:fill="DEEAF6" w:themeFill="accent5" w:themeFillTint="33"/>
            <w:vAlign w:val="center"/>
          </w:tcPr>
          <w:p>
            <w:pPr>
              <w:spacing w:after="0" w:line="240" w:lineRule="auto"/>
              <w:rPr>
                <w:sz w:val="18"/>
                <w:szCs w:val="18"/>
              </w:rPr>
            </w:pPr>
            <w:r>
              <w:rPr>
                <w:sz w:val="18"/>
                <w:szCs w:val="18"/>
              </w:rPr>
              <w:t>Camera</w:t>
            </w:r>
          </w:p>
        </w:tc>
        <w:tc>
          <w:tcPr>
            <w:tcW w:w="3543" w:type="dxa"/>
            <w:shd w:val="clear" w:color="auto" w:fill="DEEAF6" w:themeFill="accent5" w:themeFillTint="33"/>
            <w:vAlign w:val="center"/>
          </w:tcPr>
          <w:p>
            <w:pPr>
              <w:spacing w:after="0" w:line="240" w:lineRule="auto"/>
              <w:rPr>
                <w:sz w:val="18"/>
                <w:szCs w:val="18"/>
              </w:rPr>
            </w:pPr>
            <w:r>
              <w:rPr>
                <w:sz w:val="18"/>
                <w:szCs w:val="18"/>
              </w:rPr>
              <w:t>iPhone 11 *0.125 in slow-motion</w:t>
            </w:r>
          </w:p>
        </w:tc>
        <w:tc>
          <w:tcPr>
            <w:tcW w:w="3118" w:type="dxa"/>
            <w:shd w:val="clear" w:color="auto" w:fill="DEEAF6" w:themeFill="accent5" w:themeFillTint="33"/>
            <w:vAlign w:val="center"/>
          </w:tcPr>
          <w:p>
            <w:pPr>
              <w:spacing w:after="0" w:line="240" w:lineRule="auto"/>
              <w:rPr>
                <w:sz w:val="18"/>
                <w:szCs w:val="18"/>
              </w:rPr>
            </w:pPr>
            <w:r>
              <w:rPr>
                <w:sz w:val="18"/>
                <w:szCs w:val="18"/>
              </w:rPr>
              <w:t>Record the experiment</w:t>
            </w:r>
          </w:p>
        </w:tc>
      </w:tr>
    </w:tbl>
    <w:p>
      <w:pPr>
        <w:spacing w:before="240"/>
        <w:jc w:val="center"/>
        <w:rPr>
          <w:sz w:val="18"/>
          <w:szCs w:val="18"/>
        </w:rPr>
      </w:pPr>
      <w:r>
        <w:rPr>
          <w:sz w:val="18"/>
          <w:szCs w:val="18"/>
        </w:rPr>
        <w:t>Table 1. Equipment list of rough experiments</w:t>
      </w:r>
    </w:p>
    <w:p>
      <w:r>
        <w:t>To enhance measurement precision, the incorporation of cameras and slow-motion technology was employed. Video editing tools were subsequently utilized to tally the frames encompassing a complete oscillation period. Variable control was not implemented since this is an initial stage of validation, resulted that only a singular set of data was amassed. The experimental procedure was repeated for four times, with the computation of an average value.</w:t>
      </w:r>
    </w:p>
    <w:p>
      <w:pPr>
        <w:jc w:val="center"/>
        <w:rPr>
          <w:rFonts w:ascii="Arial" w:hAnsi="Arial" w:eastAsia="微软雅黑" w:cs="宋体"/>
          <w:color w:val="FFFFFF"/>
          <w:kern w:val="24"/>
          <w:sz w:val="18"/>
          <w:szCs w:val="18"/>
          <w14:ligatures w14:val="none"/>
        </w:rPr>
        <w:sectPr>
          <w:type w:val="continuous"/>
          <w:pgSz w:w="12240" w:h="15840"/>
          <w:pgMar w:top="1440" w:right="1440" w:bottom="1440" w:left="1440" w:header="720" w:footer="720" w:gutter="0"/>
          <w:cols w:space="720" w:num="1"/>
          <w:docGrid w:linePitch="360" w:charSpace="0"/>
        </w:sectPr>
      </w:pPr>
    </w:p>
    <w:p>
      <w:pPr>
        <w:pStyle w:val="3"/>
        <w:rPr>
          <w:rStyle w:val="31"/>
          <w:b/>
          <w:bCs/>
        </w:rPr>
      </w:pPr>
      <w:bookmarkStart w:id="8" w:name="_Toc157765173"/>
      <w:r>
        <w:rPr>
          <w:rStyle w:val="31"/>
          <w:b/>
          <w:bCs/>
        </w:rPr>
        <w:t>3.2 Formal Experiments</w:t>
      </w:r>
      <w:bookmarkEnd w:id="8"/>
    </w:p>
    <w:p/>
    <w:p>
      <w:r>
        <w:t>In the formal experiments, a cubic apparatus was designed to serve as a container for masses with diverse weights and densities. This arrangement aimed to alter the compound pendulum's inertia by adjusting the mass center's position. Through this method, the investigation delves into the connection between the oscillation period and the rotational radius of the mass center. Additionally, it enables a comparison of the precision achieved by both approaches.</w:t>
      </w:r>
    </w:p>
    <w:p/>
    <w:p>
      <w:r>
        <mc:AlternateContent>
          <mc:Choice Requires="wpg">
            <w:drawing>
              <wp:anchor distT="0" distB="0" distL="114300" distR="114300" simplePos="0" relativeHeight="251663360" behindDoc="0" locked="0" layoutInCell="1" allowOverlap="1">
                <wp:simplePos x="0" y="0"/>
                <wp:positionH relativeFrom="margin">
                  <wp:align>right</wp:align>
                </wp:positionH>
                <wp:positionV relativeFrom="paragraph">
                  <wp:posOffset>584200</wp:posOffset>
                </wp:positionV>
                <wp:extent cx="5935345" cy="1979930"/>
                <wp:effectExtent l="0" t="0" r="8255" b="1270"/>
                <wp:wrapNone/>
                <wp:docPr id="17" name="组合 17"/>
                <wp:cNvGraphicFramePr/>
                <a:graphic xmlns:a="http://schemas.openxmlformats.org/drawingml/2006/main">
                  <a:graphicData uri="http://schemas.microsoft.com/office/word/2010/wordprocessingGroup">
                    <wpg:wgp>
                      <wpg:cNvGrpSpPr/>
                      <wpg:grpSpPr>
                        <a:xfrm>
                          <a:off x="0" y="0"/>
                          <a:ext cx="5935629" cy="1979930"/>
                          <a:chOff x="0" y="0"/>
                          <a:chExt cx="5935629" cy="1979930"/>
                        </a:xfrm>
                      </wpg:grpSpPr>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1494430" y="0"/>
                            <a:ext cx="1657350" cy="1979930"/>
                          </a:xfrm>
                          <a:prstGeom prst="rect">
                            <a:avLst/>
                          </a:prstGeom>
                          <a:noFill/>
                          <a:ln>
                            <a:noFill/>
                          </a:ln>
                        </pic:spPr>
                      </pic:pic>
                      <pic:pic xmlns:pic="http://schemas.openxmlformats.org/drawingml/2006/picture">
                        <pic:nvPicPr>
                          <pic:cNvPr id="2" name="图片 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349375" cy="1979930"/>
                          </a:xfrm>
                          <a:prstGeom prst="rect">
                            <a:avLst/>
                          </a:prstGeom>
                          <a:noFill/>
                          <a:ln>
                            <a:noFill/>
                          </a:ln>
                        </pic:spPr>
                      </pic:pic>
                      <pic:pic xmlns:pic="http://schemas.openxmlformats.org/drawingml/2006/picture">
                        <pic:nvPicPr>
                          <pic:cNvPr id="3" name="图片 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3295934" y="0"/>
                            <a:ext cx="2639695" cy="1979930"/>
                          </a:xfrm>
                          <a:prstGeom prst="rect">
                            <a:avLst/>
                          </a:prstGeom>
                          <a:noFill/>
                          <a:ln>
                            <a:noFill/>
                          </a:ln>
                        </pic:spPr>
                      </pic:pic>
                    </wpg:wgp>
                  </a:graphicData>
                </a:graphic>
              </wp:anchor>
            </w:drawing>
          </mc:Choice>
          <mc:Fallback>
            <w:pict>
              <v:group id="_x0000_s1026" o:spid="_x0000_s1026" o:spt="203" style="position:absolute;left:0pt;margin-top:46pt;height:155.9pt;width:467.35pt;mso-position-horizontal:right;mso-position-horizontal-relative:margin;z-index:251663360;mso-width-relative:page;mso-height-relative:page;" coordsize="5935629,1979930" o:gfxdata="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">
                <o:lock v:ext="edit" aspectratio="f"/>
                <v:shape id="_x0000_s1026" o:spid="_x0000_s1026" o:spt="75" type="#_x0000_t75" style="position:absolute;left:1494430;top:0;height:1979930;width:1657350;" filled="f" o:preferrelative="t" stroked="f" coordsize="21600,21600" o:gfxdata="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1Da+W5AAAA2gAA&#10;AA8AAAAAAAAAAQAgAAAAIgAAAGRycy9kb3ducmV2LnhtbFBLAQIUABQAAAAIAIdO4kAzLwWeOwAA&#10;ADkAAAAQAAAAAAAAAAEAIAAAAAgBAABkcnMvc2hhcGV4bWwueG1sUEsFBgAAAAAGAAYAWwEAALID&#10;AAAAAA==&#10;">
                  <v:fill on="f" focussize="0,0"/>
                  <v:stroke on="f"/>
                  <v:imagedata r:id="rId11" o:title=""/>
                  <o:lock v:ext="edit" aspectratio="t"/>
                </v:shape>
                <v:shape id="_x0000_s1026" o:spid="_x0000_s1026" o:spt="75" type="#_x0000_t75" style="position:absolute;left:0;top:0;height:1979930;width:1349375;" filled="f" o:preferrelative="t" stroked="f" coordsize="21600,21600" o:gfxdata="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znQi8AAAA&#10;2gAAAA8AAAAAAAAAAQAgAAAAIgAAAGRycy9kb3ducmV2LnhtbFBLAQIUABQAAAAIAIdO4kAzLwWe&#10;OwAAADkAAAAQAAAAAAAAAAEAIAAAAAsBAABkcnMvc2hhcGV4bWwueG1sUEsFBgAAAAAGAAYAWwEA&#10;ALUDAAAAAA==&#10;">
                  <v:fill on="f" focussize="0,0"/>
                  <v:stroke on="f"/>
                  <v:imagedata r:id="rId12" o:title=""/>
                  <o:lock v:ext="edit" aspectratio="t"/>
                </v:shape>
                <v:shape id="_x0000_s1026" o:spid="_x0000_s1026" o:spt="75" type="#_x0000_t75" style="position:absolute;left:3295934;top:0;height:1979930;width:2639695;" filled="f" o:preferrelative="t" stroked="f" coordsize="21600,21600" o:gfxdata="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v71svQAA&#10;ANo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r>
        <w:t xml:space="preserve">The creation of this apparatus, requiring qualities of lightness, strength, and waterproofing, involves the utilization of a 3D printer for model fabrication. The chosen materials possess enhanced strength, the ability to adapt shape freely, and the capacity to generate noticeable friction on the pendulum. </w:t>
      </w:r>
    </w:p>
    <w:p>
      <w:r>
        <w:t xml:space="preserve"> </w:t>
      </w:r>
    </w:p>
    <w:p/>
    <w:p/>
    <w:p/>
    <w:p/>
    <w:p/>
    <w:p/>
    <w:p>
      <w:pPr>
        <w:pStyle w:val="28"/>
        <w:numPr>
          <w:ilvl w:val="0"/>
          <w:numId w:val="3"/>
        </w:numPr>
        <w:jc w:val="center"/>
        <w:rPr>
          <w:sz w:val="18"/>
          <w:szCs w:val="18"/>
        </w:rPr>
        <w:sectPr>
          <w:type w:val="continuous"/>
          <w:pgSz w:w="12240" w:h="15840"/>
          <w:pgMar w:top="1440" w:right="1440" w:bottom="1440" w:left="1440" w:header="720" w:footer="720" w:gutter="0"/>
          <w:cols w:space="720" w:num="1"/>
          <w:docGrid w:linePitch="360" w:charSpace="0"/>
        </w:sectPr>
      </w:pPr>
    </w:p>
    <w:p>
      <w:pPr>
        <w:rPr>
          <w:sz w:val="18"/>
          <w:szCs w:val="18"/>
        </w:rPr>
      </w:pPr>
      <w:r>
        <w:rPr>
          <w:sz w:val="18"/>
          <w:szCs w:val="18"/>
        </w:rPr>
        <w:t xml:space="preserve">       a. Container overview                      b. Design display [blender]</w:t>
      </w:r>
      <w:r>
        <w:rPr>
          <w:sz w:val="18"/>
          <w:szCs w:val="18"/>
        </w:rPr>
        <w:tab/>
      </w:r>
      <w:r>
        <w:rPr>
          <w:sz w:val="18"/>
          <w:szCs w:val="18"/>
        </w:rPr>
        <w:t xml:space="preserve">                            c. Container ready for experiments</w:t>
      </w:r>
    </w:p>
    <w:p>
      <w:pPr>
        <w:rPr>
          <w:sz w:val="18"/>
          <w:szCs w:val="18"/>
        </w:rPr>
        <w:sectPr>
          <w:type w:val="continuous"/>
          <w:pgSz w:w="12240" w:h="15840"/>
          <w:pgMar w:top="1440" w:right="1440" w:bottom="1440" w:left="1440" w:header="720" w:footer="720" w:gutter="0"/>
          <w:cols w:space="720" w:num="1"/>
          <w:docGrid w:linePitch="360" w:charSpace="0"/>
        </w:sectPr>
      </w:pPr>
    </w:p>
    <w:p>
      <w:pPr>
        <w:jc w:val="center"/>
        <w:rPr>
          <w:sz w:val="18"/>
          <w:szCs w:val="18"/>
        </w:rPr>
      </w:pPr>
      <w:r>
        <w:rPr>
          <w:sz w:val="18"/>
          <w:szCs w:val="18"/>
        </w:rPr>
        <w:t>Fig 3. Container and design diagram [blender]</w:t>
      </w:r>
    </w:p>
    <w:p>
      <w:r>
        <w:t>The design of the experimental container has been carefully crafted to ensure the ease of inserting and exchanging masses during experimental procedures. A paramount consideration in this design is the necessity for waterproofing, aiming to prevent water ingress that might otherwise induce changes in mass and inertia, thereby potentially impacting the period of the pendulum. A lid is securely affixed at the container's base. Its position is reinforced by two nails and sealing with waterproof paper.</w:t>
      </w:r>
    </w:p>
    <w:p>
      <w:pPr>
        <w:rPr>
          <w:sz w:val="18"/>
          <w:szCs w:val="18"/>
        </w:rPr>
      </w:pPr>
    </w:p>
    <w:p>
      <w:r>
        <w:t xml:space="preserve">To maintain a balanced mass distribution, the container's main body is divided into two approximate equal halves. A long-threaded M8 rod passes through strategically placed holes on both sides of the walls, serving as the rotational axis. The tight securing of this axis is achieved by nuts and rubber silicone gaskets, and rubber bands are positioned around the slit between the two container halves. Tapes and fasteners are placed to improve the friction between the rotating axis and its supports. </w:t>
      </w:r>
    </w:p>
    <w:p/>
    <w:p>
      <w:r>
        <w:t xml:space="preserve">Arranged vertically, three iron stands support a horizontal beam, each standing in a different direction to ensure a stable foundation. Two clamps extend downward from the horizontal beam, firmly securing two bearings. Submerged in liquid, both the container and the axes create an environment of complete fluid damping. This condition is maintained by placing a substantial water bucket beneath the clamps, ensuring a consistent immersion. The accompanying pictures represent a complete view of the setup, </w:t>
      </w:r>
      <w:r>
        <mc:AlternateContent>
          <mc:Choice Requires="wpg">
            <w:drawing>
              <wp:anchor distT="0" distB="0" distL="114300" distR="114300" simplePos="0" relativeHeight="251662336" behindDoc="0" locked="0" layoutInCell="1" allowOverlap="1">
                <wp:simplePos x="0" y="0"/>
                <wp:positionH relativeFrom="margin">
                  <wp:posOffset>-27305</wp:posOffset>
                </wp:positionH>
                <wp:positionV relativeFrom="paragraph">
                  <wp:posOffset>647065</wp:posOffset>
                </wp:positionV>
                <wp:extent cx="5999480" cy="1907540"/>
                <wp:effectExtent l="0" t="0" r="1270" b="0"/>
                <wp:wrapNone/>
                <wp:docPr id="15" name="组合 15"/>
                <wp:cNvGraphicFramePr/>
                <a:graphic xmlns:a="http://schemas.openxmlformats.org/drawingml/2006/main">
                  <a:graphicData uri="http://schemas.microsoft.com/office/word/2010/wordprocessingGroup">
                    <wpg:wgp>
                      <wpg:cNvGrpSpPr/>
                      <wpg:grpSpPr>
                        <a:xfrm>
                          <a:off x="0" y="0"/>
                          <a:ext cx="5999480" cy="1907540"/>
                          <a:chOff x="0" y="0"/>
                          <a:chExt cx="5999527" cy="1907540"/>
                        </a:xfrm>
                      </wpg:grpSpPr>
                      <pic:pic xmlns:pic="http://schemas.openxmlformats.org/drawingml/2006/picture">
                        <pic:nvPicPr>
                          <pic:cNvPr id="5" name="图片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2606722" y="0"/>
                            <a:ext cx="3392805" cy="1907540"/>
                          </a:xfrm>
                          <a:prstGeom prst="rect">
                            <a:avLst/>
                          </a:prstGeom>
                          <a:noFill/>
                          <a:ln>
                            <a:noFill/>
                          </a:ln>
                        </pic:spPr>
                      </pic:pic>
                      <pic:pic xmlns:pic="http://schemas.openxmlformats.org/drawingml/2006/picture">
                        <pic:nvPicPr>
                          <pic:cNvPr id="6" name="图片 6"/>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1303361" y="0"/>
                            <a:ext cx="1072515" cy="1907540"/>
                          </a:xfrm>
                          <a:prstGeom prst="rect">
                            <a:avLst/>
                          </a:prstGeom>
                          <a:noFill/>
                          <a:ln>
                            <a:noFill/>
                          </a:ln>
                        </pic:spPr>
                      </pic:pic>
                      <pic:pic xmlns:pic="http://schemas.openxmlformats.org/drawingml/2006/picture">
                        <pic:nvPicPr>
                          <pic:cNvPr id="9" name="图片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1071880" cy="1907540"/>
                          </a:xfrm>
                          <a:prstGeom prst="rect">
                            <a:avLst/>
                          </a:prstGeom>
                          <a:noFill/>
                          <a:ln>
                            <a:noFill/>
                          </a:ln>
                        </pic:spPr>
                      </pic:pic>
                    </wpg:wgp>
                  </a:graphicData>
                </a:graphic>
              </wp:anchor>
            </w:drawing>
          </mc:Choice>
          <mc:Fallback>
            <w:pict>
              <v:group id="_x0000_s1026" o:spid="_x0000_s1026" o:spt="203" style="position:absolute;left:0pt;margin-left:-2.15pt;margin-top:50.95pt;height:150.2pt;width:472.4pt;mso-position-horizontal-relative:margin;z-index:251662336;mso-width-relative:page;mso-height-relative:page;" coordsize="5999527,1907540" o:gfxdata="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">
                <o:lock v:ext="edit" aspectratio="f"/>
                <v:shape id="_x0000_s1026" o:spid="_x0000_s1026" o:spt="75" type="#_x0000_t75" style="position:absolute;left:2606722;top:0;height:1907540;width:3392805;" filled="f" o:preferrelative="t" stroked="f" coordsize="21600,21600" o:gfxdata="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v/774A&#10;AADaAAAADwAAAAAAAAABACAAAAAiAAAAZHJzL2Rvd25yZXYueG1sUEsBAhQAFAAAAAgAh07iQDMv&#10;BZ47AAAAOQAAABAAAAAAAAAAAQAgAAAADQEAAGRycy9zaGFwZXhtbC54bWxQSwUGAAAAAAYABgBb&#10;AQAAtwMAAAAA&#10;">
                  <v:fill on="f" focussize="0,0"/>
                  <v:stroke on="f"/>
                  <v:imagedata r:id="rId14" o:title=""/>
                  <o:lock v:ext="edit" aspectratio="t"/>
                </v:shape>
                <v:shape id="_x0000_s1026" o:spid="_x0000_s1026" o:spt="75" type="#_x0000_t75" style="position:absolute;left:1303361;top:0;height:1907540;width:1072515;" filled="f" o:preferrelative="t" stroked="f" coordsize="21600,21600" o:gfxdata="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9+J9vQAA&#10;ANo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type="#_x0000_t75" style="position:absolute;left:0;top:0;height:1907540;width:1071880;" filled="f" o:preferrelative="t" stroked="f" coordsize="21600,21600" o:gfxdata="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QzFDugAAANoA&#10;AAAPAAAAAAAAAAEAIAAAACIAAABkcnMvZG93bnJldi54bWxQSwECFAAUAAAACACHTuJAMy8FnjsA&#10;AAA5AAAAEAAAAAAAAAABACAAAAAJAQAAZHJzL3NoYXBleG1sLnhtbFBLBQYAAAAABgAGAFsBAACz&#10;AwAAAAA=&#10;">
                  <v:fill on="f" focussize="0,0"/>
                  <v:stroke on="f"/>
                  <v:imagedata r:id="rId16" o:title=""/>
                  <o:lock v:ext="edit" aspectratio="t"/>
                </v:shape>
              </v:group>
            </w:pict>
          </mc:Fallback>
        </mc:AlternateContent>
      </w:r>
      <w:r>
        <w:t xml:space="preserve">prepared for experiments. </w:t>
      </w:r>
    </w:p>
    <w:p>
      <w:r>
        <w:t xml:space="preserve">  </w:t>
      </w:r>
    </w:p>
    <w:p/>
    <w:p/>
    <w:p/>
    <w:p/>
    <w:p/>
    <w:p/>
    <w:p>
      <w:pPr>
        <w:jc w:val="center"/>
        <w:rPr>
          <w:sz w:val="18"/>
          <w:szCs w:val="18"/>
        </w:rPr>
      </w:pPr>
      <w:r>
        <w:rPr>
          <w:sz w:val="18"/>
          <w:szCs w:val="18"/>
        </w:rPr>
        <w:t>Fig 5. Clamps, water bucket, and an overview</w:t>
      </w:r>
    </w:p>
    <w:p>
      <w:r>
        <w:t>A set of precisely tailored masses is strategically chosen to maintain balance within the container. This decision ensures constancy across all variables throughout the experiments. A mobile phone, equipped with slow-motion video capabilities, aids in capturing convenient calculations of the pendulum's oscillation period.</w:t>
      </w:r>
    </w:p>
    <w:p>
      <w:r>
        <w:t xml:space="preserve"> </w:t>
      </w:r>
    </w:p>
    <w:p>
      <w:r>
        <w:drawing>
          <wp:anchor distT="0" distB="0" distL="114300" distR="114300" simplePos="0" relativeHeight="251664384" behindDoc="0" locked="0" layoutInCell="1" allowOverlap="1">
            <wp:simplePos x="0" y="0"/>
            <wp:positionH relativeFrom="margin">
              <wp:align>right</wp:align>
            </wp:positionH>
            <wp:positionV relativeFrom="paragraph">
              <wp:posOffset>948055</wp:posOffset>
            </wp:positionV>
            <wp:extent cx="2362200" cy="2121535"/>
            <wp:effectExtent l="6032" t="0" r="6033" b="6032"/>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t="26763" b="22730"/>
                    <a:stretch>
                      <a:fillRect/>
                    </a:stretch>
                  </pic:blipFill>
                  <pic:spPr>
                    <a:xfrm rot="16200000">
                      <a:off x="0" y="0"/>
                      <a:ext cx="2362339" cy="2121723"/>
                    </a:xfrm>
                    <a:prstGeom prst="rect">
                      <a:avLst/>
                    </a:prstGeom>
                    <a:noFill/>
                    <a:ln>
                      <a:noFill/>
                    </a:ln>
                  </pic:spPr>
                </pic:pic>
              </a:graphicData>
            </a:graphic>
          </wp:anchor>
        </w:drawing>
      </w:r>
      <w:r>
        <w:t>Over ten experiments are conducted, introducing varying masses for diverse rotational settings. Adobe Effect (AE) is utilized for meticulous frame count tallying, with data systematically logged into a structured table. The experimental equipment is visually depicted in the accompanying figure and detailed in the concise table below for clarity.</w:t>
      </w:r>
    </w:p>
    <w:tbl>
      <w:tblPr>
        <w:tblStyle w:val="37"/>
        <w:tblW w:w="0" w:type="auto"/>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Layout w:type="autofit"/>
        <w:tblCellMar>
          <w:top w:w="0" w:type="dxa"/>
          <w:left w:w="108" w:type="dxa"/>
          <w:bottom w:w="0" w:type="dxa"/>
          <w:right w:w="108" w:type="dxa"/>
        </w:tblCellMar>
      </w:tblPr>
      <w:tblGrid>
        <w:gridCol w:w="607"/>
        <w:gridCol w:w="1747"/>
        <w:gridCol w:w="2775"/>
        <w:gridCol w:w="833"/>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465" w:hRule="atLeast"/>
        </w:trPr>
        <w:tc>
          <w:tcPr>
            <w:tcW w:w="607" w:type="dxa"/>
            <w:tcBorders>
              <w:top w:val="single" w:color="5B9BD5" w:themeColor="accent5" w:sz="4" w:space="0"/>
              <w:left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No.</w:t>
            </w:r>
          </w:p>
        </w:tc>
        <w:tc>
          <w:tcPr>
            <w:tcW w:w="1747" w:type="dxa"/>
            <w:tcBorders>
              <w:top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Equipment Name</w:t>
            </w:r>
          </w:p>
        </w:tc>
        <w:tc>
          <w:tcPr>
            <w:tcW w:w="2775" w:type="dxa"/>
            <w:tcBorders>
              <w:top w:val="single" w:color="5B9BD5" w:themeColor="accent5" w:sz="4" w:space="0"/>
              <w:bottom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Device Model</w:t>
            </w:r>
          </w:p>
        </w:tc>
        <w:tc>
          <w:tcPr>
            <w:tcW w:w="833" w:type="dxa"/>
            <w:tcBorders>
              <w:top w:val="single" w:color="5B9BD5" w:themeColor="accent5" w:sz="4" w:space="0"/>
              <w:bottom w:val="single" w:color="5B9BD5" w:themeColor="accent5" w:sz="4" w:space="0"/>
              <w:right w:val="single" w:color="5B9BD5" w:themeColor="accent5" w:sz="4" w:space="0"/>
              <w:insideH w:val="single" w:sz="4" w:space="0"/>
            </w:tcBorders>
            <w:shd w:val="clear" w:color="auto" w:fill="5B9BD5" w:themeFill="accent5"/>
            <w:vAlign w:val="center"/>
          </w:tcPr>
          <w:p>
            <w:pPr>
              <w:spacing w:after="0" w:line="240" w:lineRule="auto"/>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Number</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1</w:t>
            </w:r>
          </w:p>
        </w:tc>
        <w:tc>
          <w:tcPr>
            <w:tcW w:w="1747" w:type="dxa"/>
            <w:shd w:val="clear" w:color="auto" w:fill="DEEAF6" w:themeFill="accent5" w:themeFillTint="33"/>
            <w:vAlign w:val="center"/>
          </w:tcPr>
          <w:p>
            <w:pPr>
              <w:spacing w:after="0" w:line="240" w:lineRule="auto"/>
              <w:rPr>
                <w:sz w:val="18"/>
                <w:szCs w:val="18"/>
              </w:rPr>
            </w:pPr>
            <w:r>
              <w:rPr>
                <w:sz w:val="18"/>
                <w:szCs w:val="18"/>
              </w:rPr>
              <w:t>Mass block</w:t>
            </w:r>
          </w:p>
        </w:tc>
        <w:tc>
          <w:tcPr>
            <w:tcW w:w="2775" w:type="dxa"/>
            <w:shd w:val="clear" w:color="auto" w:fill="DEEAF6" w:themeFill="accent5" w:themeFillTint="33"/>
            <w:vAlign w:val="center"/>
          </w:tcPr>
          <w:p>
            <w:pPr>
              <w:spacing w:after="0" w:line="240" w:lineRule="auto"/>
              <w:rPr>
                <w:sz w:val="18"/>
                <w:szCs w:val="18"/>
              </w:rPr>
            </w:pPr>
            <w:r>
              <w:rPr>
                <w:sz w:val="18"/>
                <w:szCs w:val="18"/>
              </w:rPr>
              <w:t>2cm * 1cm in cross-section</w:t>
            </w:r>
          </w:p>
        </w:tc>
        <w:tc>
          <w:tcPr>
            <w:tcW w:w="833" w:type="dxa"/>
            <w:shd w:val="clear" w:color="auto" w:fill="DEEAF6" w:themeFill="accent5" w:themeFillTint="33"/>
            <w:vAlign w:val="center"/>
          </w:tcPr>
          <w:p>
            <w:pPr>
              <w:spacing w:after="0" w:line="240" w:lineRule="auto"/>
              <w:rPr>
                <w:sz w:val="18"/>
                <w:szCs w:val="18"/>
              </w:rPr>
            </w:pPr>
            <w:r>
              <w:rPr>
                <w:sz w:val="18"/>
                <w:szCs w:val="18"/>
              </w:rPr>
              <w:t>9</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2</w:t>
            </w:r>
          </w:p>
        </w:tc>
        <w:tc>
          <w:tcPr>
            <w:tcW w:w="1747" w:type="dxa"/>
            <w:vAlign w:val="center"/>
          </w:tcPr>
          <w:p>
            <w:pPr>
              <w:spacing w:after="0" w:line="240" w:lineRule="auto"/>
              <w:rPr>
                <w:sz w:val="18"/>
                <w:szCs w:val="18"/>
              </w:rPr>
            </w:pPr>
            <w:r>
              <w:rPr>
                <w:sz w:val="18"/>
                <w:szCs w:val="18"/>
              </w:rPr>
              <w:t>Iron stand</w:t>
            </w:r>
          </w:p>
        </w:tc>
        <w:tc>
          <w:tcPr>
            <w:tcW w:w="2775" w:type="dxa"/>
            <w:vAlign w:val="center"/>
          </w:tcPr>
          <w:p>
            <w:pPr>
              <w:spacing w:after="0" w:line="240" w:lineRule="auto"/>
              <w:rPr>
                <w:sz w:val="18"/>
                <w:szCs w:val="18"/>
              </w:rPr>
            </w:pPr>
            <w:r>
              <w:rPr>
                <w:sz w:val="18"/>
                <w:szCs w:val="18"/>
              </w:rPr>
              <w:t>100cm in length</w:t>
            </w:r>
          </w:p>
        </w:tc>
        <w:tc>
          <w:tcPr>
            <w:tcW w:w="833" w:type="dxa"/>
            <w:vAlign w:val="center"/>
          </w:tcPr>
          <w:p>
            <w:pPr>
              <w:spacing w:after="0" w:line="240" w:lineRule="auto"/>
              <w:rPr>
                <w:sz w:val="18"/>
                <w:szCs w:val="18"/>
              </w:rPr>
            </w:pPr>
            <w:r>
              <w:rPr>
                <w:sz w:val="18"/>
                <w:szCs w:val="18"/>
              </w:rPr>
              <w:t>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3</w:t>
            </w:r>
          </w:p>
        </w:tc>
        <w:tc>
          <w:tcPr>
            <w:tcW w:w="1747" w:type="dxa"/>
            <w:shd w:val="clear" w:color="auto" w:fill="DEEAF6" w:themeFill="accent5" w:themeFillTint="33"/>
            <w:vAlign w:val="center"/>
          </w:tcPr>
          <w:p>
            <w:pPr>
              <w:spacing w:after="0" w:line="240" w:lineRule="auto"/>
              <w:rPr>
                <w:sz w:val="18"/>
                <w:szCs w:val="18"/>
              </w:rPr>
            </w:pPr>
            <w:r>
              <w:rPr>
                <w:sz w:val="18"/>
                <w:szCs w:val="18"/>
              </w:rPr>
              <w:t>Clamps</w:t>
            </w:r>
          </w:p>
        </w:tc>
        <w:tc>
          <w:tcPr>
            <w:tcW w:w="2775" w:type="dxa"/>
            <w:shd w:val="clear" w:color="auto" w:fill="DEEAF6" w:themeFill="accent5" w:themeFillTint="33"/>
            <w:vAlign w:val="center"/>
          </w:tcPr>
          <w:p>
            <w:pPr>
              <w:spacing w:after="0" w:line="240" w:lineRule="auto"/>
              <w:rPr>
                <w:sz w:val="18"/>
                <w:szCs w:val="18"/>
              </w:rPr>
            </w:pPr>
            <w:r>
              <w:rPr>
                <w:sz w:val="18"/>
                <w:szCs w:val="18"/>
              </w:rPr>
              <w:t>Iron with rubber</w:t>
            </w:r>
          </w:p>
        </w:tc>
        <w:tc>
          <w:tcPr>
            <w:tcW w:w="833" w:type="dxa"/>
            <w:shd w:val="clear" w:color="auto" w:fill="DEEAF6" w:themeFill="accent5" w:themeFillTint="33"/>
            <w:vAlign w:val="center"/>
          </w:tcPr>
          <w:p>
            <w:pPr>
              <w:spacing w:after="0" w:line="240" w:lineRule="auto"/>
              <w:rPr>
                <w:sz w:val="18"/>
                <w:szCs w:val="18"/>
              </w:rPr>
            </w:pPr>
            <w:r>
              <w:rPr>
                <w:sz w:val="18"/>
                <w:szCs w:val="18"/>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4</w:t>
            </w:r>
          </w:p>
        </w:tc>
        <w:tc>
          <w:tcPr>
            <w:tcW w:w="1747" w:type="dxa"/>
            <w:vAlign w:val="center"/>
          </w:tcPr>
          <w:p>
            <w:pPr>
              <w:spacing w:after="0" w:line="240" w:lineRule="auto"/>
              <w:rPr>
                <w:sz w:val="18"/>
                <w:szCs w:val="18"/>
              </w:rPr>
            </w:pPr>
            <w:r>
              <w:rPr>
                <w:sz w:val="18"/>
                <w:szCs w:val="18"/>
              </w:rPr>
              <w:t>Rod</w:t>
            </w:r>
          </w:p>
        </w:tc>
        <w:tc>
          <w:tcPr>
            <w:tcW w:w="2775" w:type="dxa"/>
            <w:vAlign w:val="center"/>
          </w:tcPr>
          <w:p>
            <w:pPr>
              <w:spacing w:after="0" w:line="240" w:lineRule="auto"/>
              <w:rPr>
                <w:sz w:val="18"/>
                <w:szCs w:val="18"/>
              </w:rPr>
            </w:pPr>
            <w:r>
              <w:rPr>
                <w:sz w:val="18"/>
                <w:szCs w:val="18"/>
              </w:rPr>
              <w:t>M8, 10cm in length</w:t>
            </w:r>
          </w:p>
        </w:tc>
        <w:tc>
          <w:tcPr>
            <w:tcW w:w="833" w:type="dxa"/>
            <w:vAlign w:val="center"/>
          </w:tcPr>
          <w:p>
            <w:pPr>
              <w:spacing w:after="0" w:line="240" w:lineRule="auto"/>
              <w:rPr>
                <w:sz w:val="18"/>
                <w:szCs w:val="18"/>
              </w:rPr>
            </w:pPr>
            <w:r>
              <w:rPr>
                <w:sz w:val="18"/>
                <w:szCs w:val="18"/>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5</w:t>
            </w:r>
          </w:p>
        </w:tc>
        <w:tc>
          <w:tcPr>
            <w:tcW w:w="1747" w:type="dxa"/>
            <w:shd w:val="clear" w:color="auto" w:fill="DEEAF6" w:themeFill="accent5" w:themeFillTint="33"/>
            <w:vAlign w:val="center"/>
          </w:tcPr>
          <w:p>
            <w:pPr>
              <w:spacing w:after="0" w:line="240" w:lineRule="auto"/>
              <w:rPr>
                <w:sz w:val="18"/>
                <w:szCs w:val="18"/>
              </w:rPr>
            </w:pPr>
            <w:r>
              <w:rPr>
                <w:sz w:val="18"/>
                <w:szCs w:val="18"/>
              </w:rPr>
              <w:t>Bearing</w:t>
            </w:r>
          </w:p>
        </w:tc>
        <w:tc>
          <w:tcPr>
            <w:tcW w:w="2775" w:type="dxa"/>
            <w:shd w:val="clear" w:color="auto" w:fill="DEEAF6" w:themeFill="accent5" w:themeFillTint="33"/>
            <w:vAlign w:val="center"/>
          </w:tcPr>
          <w:p>
            <w:pPr>
              <w:spacing w:after="0" w:line="240" w:lineRule="auto"/>
              <w:rPr>
                <w:sz w:val="18"/>
                <w:szCs w:val="18"/>
              </w:rPr>
            </w:pPr>
            <w:r>
              <w:rPr>
                <w:sz w:val="18"/>
                <w:szCs w:val="18"/>
              </w:rPr>
              <w:t>10mm in inner diameter</w:t>
            </w:r>
          </w:p>
        </w:tc>
        <w:tc>
          <w:tcPr>
            <w:tcW w:w="833" w:type="dxa"/>
            <w:shd w:val="clear" w:color="auto" w:fill="DEEAF6" w:themeFill="accent5" w:themeFillTint="33"/>
            <w:vAlign w:val="center"/>
          </w:tcPr>
          <w:p>
            <w:pPr>
              <w:spacing w:after="0" w:line="240" w:lineRule="auto"/>
              <w:rPr>
                <w:sz w:val="18"/>
                <w:szCs w:val="18"/>
              </w:rPr>
            </w:pPr>
            <w:r>
              <w:rPr>
                <w:sz w:val="18"/>
                <w:szCs w:val="18"/>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73" w:hRule="atLeast"/>
        </w:trPr>
        <w:tc>
          <w:tcPr>
            <w:tcW w:w="607"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6</w:t>
            </w:r>
          </w:p>
        </w:tc>
        <w:tc>
          <w:tcPr>
            <w:tcW w:w="1747" w:type="dxa"/>
            <w:vAlign w:val="center"/>
          </w:tcPr>
          <w:p>
            <w:pPr>
              <w:spacing w:after="0" w:line="240" w:lineRule="auto"/>
              <w:rPr>
                <w:sz w:val="18"/>
                <w:szCs w:val="18"/>
              </w:rPr>
            </w:pPr>
            <w:r>
              <w:rPr>
                <w:sz w:val="18"/>
                <w:szCs w:val="18"/>
              </w:rPr>
              <w:t>Silicon gaskets</w:t>
            </w:r>
          </w:p>
        </w:tc>
        <w:tc>
          <w:tcPr>
            <w:tcW w:w="2775" w:type="dxa"/>
            <w:vAlign w:val="center"/>
          </w:tcPr>
          <w:p>
            <w:pPr>
              <w:spacing w:after="0" w:line="240" w:lineRule="auto"/>
              <w:rPr>
                <w:sz w:val="18"/>
                <w:szCs w:val="18"/>
              </w:rPr>
            </w:pPr>
            <w:r>
              <w:rPr>
                <w:sz w:val="18"/>
                <w:szCs w:val="18"/>
              </w:rPr>
              <w:t>M8, 1mm in thickness</w:t>
            </w:r>
          </w:p>
        </w:tc>
        <w:tc>
          <w:tcPr>
            <w:tcW w:w="833" w:type="dxa"/>
            <w:vAlign w:val="center"/>
          </w:tcPr>
          <w:p>
            <w:pPr>
              <w:spacing w:after="0" w:line="240" w:lineRule="auto"/>
              <w:rPr>
                <w:sz w:val="18"/>
                <w:szCs w:val="18"/>
              </w:rPr>
            </w:pPr>
            <w:r>
              <w:rPr>
                <w:sz w:val="18"/>
                <w:szCs w:val="18"/>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7</w:t>
            </w:r>
          </w:p>
        </w:tc>
        <w:tc>
          <w:tcPr>
            <w:tcW w:w="1747" w:type="dxa"/>
            <w:shd w:val="clear" w:color="auto" w:fill="DEEAF6" w:themeFill="accent5" w:themeFillTint="33"/>
            <w:vAlign w:val="center"/>
          </w:tcPr>
          <w:p>
            <w:pPr>
              <w:spacing w:after="0" w:line="240" w:lineRule="auto"/>
              <w:rPr>
                <w:sz w:val="18"/>
                <w:szCs w:val="18"/>
              </w:rPr>
            </w:pPr>
            <w:r>
              <w:rPr>
                <w:sz w:val="18"/>
                <w:szCs w:val="18"/>
              </w:rPr>
              <w:t>Nut</w:t>
            </w:r>
          </w:p>
        </w:tc>
        <w:tc>
          <w:tcPr>
            <w:tcW w:w="2775" w:type="dxa"/>
            <w:shd w:val="clear" w:color="auto" w:fill="DEEAF6" w:themeFill="accent5" w:themeFillTint="33"/>
            <w:vAlign w:val="center"/>
          </w:tcPr>
          <w:p>
            <w:pPr>
              <w:spacing w:after="0" w:line="240" w:lineRule="auto"/>
              <w:rPr>
                <w:sz w:val="18"/>
                <w:szCs w:val="18"/>
              </w:rPr>
            </w:pPr>
            <w:r>
              <w:rPr>
                <w:sz w:val="18"/>
                <w:szCs w:val="18"/>
              </w:rPr>
              <w:t>M8, hexagon</w:t>
            </w:r>
          </w:p>
        </w:tc>
        <w:tc>
          <w:tcPr>
            <w:tcW w:w="833" w:type="dxa"/>
            <w:shd w:val="clear" w:color="auto" w:fill="DEEAF6" w:themeFill="accent5" w:themeFillTint="33"/>
            <w:vAlign w:val="center"/>
          </w:tcPr>
          <w:p>
            <w:pPr>
              <w:spacing w:after="0" w:line="240" w:lineRule="auto"/>
              <w:rPr>
                <w:sz w:val="18"/>
                <w:szCs w:val="18"/>
              </w:rPr>
            </w:pPr>
            <w:r>
              <w:rPr>
                <w:sz w:val="18"/>
                <w:szCs w:val="18"/>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8</w:t>
            </w:r>
          </w:p>
        </w:tc>
        <w:tc>
          <w:tcPr>
            <w:tcW w:w="1747" w:type="dxa"/>
            <w:vAlign w:val="center"/>
          </w:tcPr>
          <w:p>
            <w:pPr>
              <w:spacing w:after="0" w:line="240" w:lineRule="auto"/>
              <w:rPr>
                <w:sz w:val="18"/>
                <w:szCs w:val="18"/>
              </w:rPr>
            </w:pPr>
            <w:r>
              <w:rPr>
                <w:sz w:val="18"/>
                <w:szCs w:val="18"/>
              </w:rPr>
              <w:t>Rubber band</w:t>
            </w:r>
          </w:p>
        </w:tc>
        <w:tc>
          <w:tcPr>
            <w:tcW w:w="2775" w:type="dxa"/>
            <w:vAlign w:val="center"/>
          </w:tcPr>
          <w:p>
            <w:pPr>
              <w:spacing w:after="0" w:line="240" w:lineRule="auto"/>
              <w:rPr>
                <w:sz w:val="18"/>
                <w:szCs w:val="18"/>
              </w:rPr>
            </w:pPr>
            <w:r>
              <w:rPr>
                <w:sz w:val="18"/>
                <w:szCs w:val="18"/>
              </w:rPr>
              <w:t>8cm in original length</w:t>
            </w:r>
          </w:p>
        </w:tc>
        <w:tc>
          <w:tcPr>
            <w:tcW w:w="833" w:type="dxa"/>
            <w:vAlign w:val="center"/>
          </w:tcPr>
          <w:p>
            <w:pPr>
              <w:spacing w:after="0" w:line="240" w:lineRule="auto"/>
              <w:rPr>
                <w:sz w:val="18"/>
                <w:szCs w:val="18"/>
              </w:rPr>
            </w:pPr>
            <w:r>
              <w:rPr>
                <w:sz w:val="18"/>
                <w:szCs w:val="18"/>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76"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9</w:t>
            </w:r>
          </w:p>
        </w:tc>
        <w:tc>
          <w:tcPr>
            <w:tcW w:w="1747" w:type="dxa"/>
            <w:shd w:val="clear" w:color="auto" w:fill="DEEAF6" w:themeFill="accent5" w:themeFillTint="33"/>
            <w:vAlign w:val="center"/>
          </w:tcPr>
          <w:p>
            <w:pPr>
              <w:spacing w:after="0" w:line="240" w:lineRule="auto"/>
              <w:rPr>
                <w:sz w:val="18"/>
                <w:szCs w:val="18"/>
              </w:rPr>
            </w:pPr>
            <w:r>
              <w:rPr>
                <w:sz w:val="18"/>
                <w:szCs w:val="18"/>
              </w:rPr>
              <w:t>Water bucket</w:t>
            </w:r>
          </w:p>
        </w:tc>
        <w:tc>
          <w:tcPr>
            <w:tcW w:w="2775" w:type="dxa"/>
            <w:shd w:val="clear" w:color="auto" w:fill="DEEAF6" w:themeFill="accent5" w:themeFillTint="33"/>
            <w:vAlign w:val="center"/>
          </w:tcPr>
          <w:p>
            <w:pPr>
              <w:spacing w:after="0" w:line="240" w:lineRule="auto"/>
              <w:rPr>
                <w:sz w:val="18"/>
                <w:szCs w:val="18"/>
              </w:rPr>
            </w:pPr>
            <w:r>
              <w:rPr>
                <w:sz w:val="18"/>
                <w:szCs w:val="18"/>
              </w:rPr>
              <w:t>20cm in diameter</w:t>
            </w:r>
          </w:p>
        </w:tc>
        <w:tc>
          <w:tcPr>
            <w:tcW w:w="833" w:type="dxa"/>
            <w:shd w:val="clear" w:color="auto" w:fill="DEEAF6" w:themeFill="accent5" w:themeFillTint="33"/>
            <w:vAlign w:val="center"/>
          </w:tcPr>
          <w:p>
            <w:pPr>
              <w:spacing w:after="0" w:line="240" w:lineRule="auto"/>
              <w:rPr>
                <w:sz w:val="18"/>
                <w:szCs w:val="18"/>
              </w:rPr>
            </w:pPr>
            <w:r>
              <w:rPr>
                <w:sz w:val="18"/>
                <w:szCs w:val="18"/>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10</w:t>
            </w:r>
          </w:p>
        </w:tc>
        <w:tc>
          <w:tcPr>
            <w:tcW w:w="1747" w:type="dxa"/>
            <w:vAlign w:val="center"/>
          </w:tcPr>
          <w:p>
            <w:pPr>
              <w:spacing w:after="0" w:line="240" w:lineRule="auto"/>
              <w:rPr>
                <w:sz w:val="18"/>
                <w:szCs w:val="18"/>
              </w:rPr>
            </w:pPr>
            <w:r>
              <w:rPr>
                <w:sz w:val="18"/>
                <w:szCs w:val="18"/>
              </w:rPr>
              <w:t>Camera</w:t>
            </w:r>
          </w:p>
        </w:tc>
        <w:tc>
          <w:tcPr>
            <w:tcW w:w="2775" w:type="dxa"/>
            <w:vAlign w:val="center"/>
          </w:tcPr>
          <w:p>
            <w:pPr>
              <w:spacing w:after="0" w:line="240" w:lineRule="auto"/>
              <w:rPr>
                <w:sz w:val="18"/>
                <w:szCs w:val="18"/>
              </w:rPr>
            </w:pPr>
            <w:r>
              <w:rPr>
                <w:sz w:val="18"/>
                <w:szCs w:val="18"/>
              </w:rPr>
              <w:t>iPhone 11 *0.125 in slow-motion</w:t>
            </w:r>
          </w:p>
        </w:tc>
        <w:tc>
          <w:tcPr>
            <w:tcW w:w="833" w:type="dxa"/>
            <w:vAlign w:val="center"/>
          </w:tcPr>
          <w:p>
            <w:pPr>
              <w:spacing w:after="0" w:line="240" w:lineRule="auto"/>
              <w:rPr>
                <w:sz w:val="18"/>
                <w:szCs w:val="18"/>
              </w:rPr>
            </w:pPr>
            <w:r>
              <w:rPr>
                <w:sz w:val="18"/>
                <w:szCs w:val="18"/>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none" w:color="auto" w:sz="0" w:space="0"/>
          </w:tblBorders>
          <w:tblCellMar>
            <w:top w:w="0" w:type="dxa"/>
            <w:left w:w="108" w:type="dxa"/>
            <w:bottom w:w="0" w:type="dxa"/>
            <w:right w:w="108" w:type="dxa"/>
          </w:tblCellMar>
        </w:tblPrEx>
        <w:trPr>
          <w:trHeight w:val="292" w:hRule="atLeast"/>
        </w:trPr>
        <w:tc>
          <w:tcPr>
            <w:tcW w:w="607" w:type="dxa"/>
            <w:shd w:val="clear" w:color="auto" w:fill="DEEAF6" w:themeFill="accent5" w:themeFillTint="33"/>
            <w:vAlign w:val="center"/>
          </w:tcPr>
          <w:p>
            <w:pPr>
              <w:spacing w:after="0" w:line="240" w:lineRule="auto"/>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11</w:t>
            </w:r>
          </w:p>
        </w:tc>
        <w:tc>
          <w:tcPr>
            <w:tcW w:w="1747" w:type="dxa"/>
            <w:shd w:val="clear" w:color="auto" w:fill="DEEAF6" w:themeFill="accent5" w:themeFillTint="33"/>
            <w:vAlign w:val="center"/>
          </w:tcPr>
          <w:p>
            <w:pPr>
              <w:spacing w:after="0" w:line="240" w:lineRule="auto"/>
              <w:rPr>
                <w:sz w:val="18"/>
                <w:szCs w:val="18"/>
              </w:rPr>
            </w:pPr>
            <w:r>
              <w:rPr>
                <w:sz w:val="18"/>
                <w:szCs w:val="18"/>
              </w:rPr>
              <w:t>Vanier caliper</w:t>
            </w:r>
          </w:p>
        </w:tc>
        <w:tc>
          <w:tcPr>
            <w:tcW w:w="2775" w:type="dxa"/>
            <w:shd w:val="clear" w:color="auto" w:fill="DEEAF6" w:themeFill="accent5" w:themeFillTint="33"/>
            <w:vAlign w:val="center"/>
          </w:tcPr>
          <w:p>
            <w:pPr>
              <w:spacing w:after="0" w:line="240" w:lineRule="auto"/>
              <w:rPr>
                <w:sz w:val="18"/>
                <w:szCs w:val="18"/>
              </w:rPr>
            </w:pPr>
            <w:r>
              <w:rPr>
                <w:sz w:val="18"/>
                <w:szCs w:val="18"/>
              </w:rPr>
              <w:t>15cm max.</w:t>
            </w:r>
          </w:p>
        </w:tc>
        <w:tc>
          <w:tcPr>
            <w:tcW w:w="833" w:type="dxa"/>
            <w:shd w:val="clear" w:color="auto" w:fill="DEEAF6" w:themeFill="accent5" w:themeFillTint="33"/>
            <w:vAlign w:val="center"/>
          </w:tcPr>
          <w:p>
            <w:pPr>
              <w:spacing w:after="0" w:line="240" w:lineRule="auto"/>
              <w:rPr>
                <w:sz w:val="18"/>
                <w:szCs w:val="18"/>
              </w:rPr>
            </w:pPr>
            <w:r>
              <w:rPr>
                <w:sz w:val="18"/>
                <w:szCs w:val="18"/>
              </w:rPr>
              <w:t>1</w:t>
            </w:r>
          </w:p>
        </w:tc>
      </w:tr>
    </w:tbl>
    <w:p>
      <w:pPr>
        <w:jc w:val="center"/>
        <w:rPr>
          <w:sz w:val="18"/>
          <w:szCs w:val="18"/>
        </w:rPr>
        <w:sectPr>
          <w:type w:val="continuous"/>
          <w:pgSz w:w="12240" w:h="15840"/>
          <w:pgMar w:top="1440" w:right="1440" w:bottom="1440" w:left="1440" w:header="720" w:footer="720" w:gutter="0"/>
          <w:cols w:space="720" w:num="1"/>
          <w:docGrid w:linePitch="360" w:charSpace="0"/>
        </w:sectPr>
      </w:pPr>
    </w:p>
    <w:p>
      <w:pPr>
        <w:ind w:right="-1634"/>
        <w:jc w:val="center"/>
        <w:rPr>
          <w:sz w:val="18"/>
          <w:szCs w:val="18"/>
        </w:rPr>
      </w:pPr>
      <w:r>
        <w:rPr>
          <w:sz w:val="18"/>
          <w:szCs w:val="18"/>
        </w:rPr>
        <w:t>Table 2. Equipment list</w:t>
      </w:r>
    </w:p>
    <w:p>
      <w:pPr>
        <w:ind w:left="993"/>
        <w:jc w:val="center"/>
        <w:rPr>
          <w:sz w:val="18"/>
          <w:szCs w:val="18"/>
        </w:rPr>
      </w:pPr>
      <w:r>
        <w:rPr>
          <w:sz w:val="18"/>
          <w:szCs w:val="18"/>
        </w:rPr>
        <w:t>Fig 6. Equipment</w:t>
      </w:r>
    </w:p>
    <w:p>
      <w:pPr>
        <w:sectPr>
          <w:type w:val="continuous"/>
          <w:pgSz w:w="12240" w:h="15840"/>
          <w:pgMar w:top="1440" w:right="1440" w:bottom="1440" w:left="1440" w:header="720" w:footer="720" w:gutter="0"/>
          <w:cols w:space="720" w:num="2"/>
          <w:docGrid w:linePitch="360" w:charSpace="0"/>
        </w:sectPr>
      </w:pPr>
    </w:p>
    <w:p/>
    <w:p/>
    <w:p>
      <w:pPr>
        <w:pStyle w:val="2"/>
        <w:numPr>
          <w:ilvl w:val="0"/>
          <w:numId w:val="1"/>
        </w:numPr>
        <w:ind w:left="284"/>
        <w:rPr>
          <w:b/>
          <w:bCs/>
        </w:rPr>
      </w:pPr>
      <w:bookmarkStart w:id="9" w:name="_Toc157765174"/>
      <w:r>
        <w:rPr>
          <w:b/>
          <w:bCs/>
        </w:rPr>
        <w:t>Analyze</w:t>
      </w:r>
      <w:bookmarkEnd w:id="9"/>
    </w:p>
    <w:p>
      <w:pPr>
        <w:tabs>
          <w:tab w:val="right" w:pos="5954"/>
        </w:tabs>
      </w:pPr>
      <w:r>
        <w:t xml:space="preserve">In this segment, unless explicitly specified otherwise, </w:t>
      </w:r>
      <m:oMath>
        <m:r>
          <m:rPr/>
          <w:rPr>
            <w:rFonts w:ascii="Cambria Math" w:hAnsi="Cambria Math"/>
          </w:rPr>
          <m:t xml:space="preserve">g=9.81m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oMath>
      <w:r>
        <w:t xml:space="preserve"> </w:t>
      </w:r>
    </w:p>
    <w:p>
      <w:pPr>
        <w:pStyle w:val="3"/>
        <w:rPr>
          <w:rStyle w:val="31"/>
          <w:b/>
          <w:bCs/>
        </w:rPr>
      </w:pPr>
      <w:bookmarkStart w:id="10" w:name="_Toc157765175"/>
      <w:r>
        <w:rPr>
          <w:rStyle w:val="31"/>
          <w:b/>
          <w:bCs/>
        </w:rPr>
        <w:t>4.1 Analyze of Rough Experiment</w:t>
      </w:r>
      <w:bookmarkEnd w:id="10"/>
      <w:r>
        <w:rPr>
          <w:rStyle w:val="31"/>
          <w:b/>
          <w:bCs/>
        </w:rPr>
        <w:t xml:space="preserve"> </w:t>
      </w:r>
    </w:p>
    <w:p>
      <w:pPr>
        <w:tabs>
          <w:tab w:val="right" w:pos="5954"/>
        </w:tabs>
        <w:spacing w:after="0"/>
      </w:pPr>
    </w:p>
    <w:p>
      <w:pPr>
        <w:spacing w:after="0" w:line="0" w:lineRule="atLeast"/>
        <w:jc w:val="center"/>
        <w:rPr>
          <w:rFonts w:ascii="Arial" w:hAnsi="Arial" w:eastAsia="微软雅黑" w:cs="宋体"/>
          <w:b/>
          <w:bCs/>
          <w:color w:val="FFFFFF"/>
          <w:kern w:val="24"/>
          <w:sz w:val="18"/>
          <w:szCs w:val="18"/>
          <w14:ligatures w14:val="none"/>
        </w:rPr>
        <w:sectPr>
          <w:type w:val="continuous"/>
          <w:pgSz w:w="12240" w:h="15840"/>
          <w:pgMar w:top="1440" w:right="1440" w:bottom="1440" w:left="1440" w:header="720" w:footer="720" w:gutter="0"/>
          <w:cols w:space="720" w:num="1"/>
          <w:docGrid w:linePitch="360" w:charSpace="0"/>
        </w:sectPr>
      </w:pPr>
    </w:p>
    <w:p>
      <w:pPr>
        <w:spacing w:line="0" w:lineRule="atLeast"/>
        <w:jc w:val="center"/>
        <w:rPr>
          <w:rFonts w:ascii="Arial" w:hAnsi="Arial" w:eastAsia="微软雅黑" w:cs="宋体"/>
          <w:b/>
          <w:bCs/>
          <w:color w:val="FFFFFF"/>
          <w:kern w:val="24"/>
          <w:sz w:val="18"/>
          <w:szCs w:val="18"/>
          <w14:ligatures w14:val="none"/>
        </w:rPr>
        <w:sectPr>
          <w:type w:val="continuous"/>
          <w:pgSz w:w="12240" w:h="15840"/>
          <w:pgMar w:top="1440" w:right="1440" w:bottom="1440" w:left="1440" w:header="720" w:footer="720" w:gutter="0"/>
          <w:cols w:space="720" w:num="2"/>
          <w:docGrid w:linePitch="360" w:charSpace="0"/>
        </w:sectPr>
      </w:pPr>
    </w:p>
    <w:tbl>
      <w:tblPr>
        <w:tblStyle w:val="38"/>
        <w:tblW w:w="3964" w:type="dxa"/>
        <w:jc w:val="cente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562"/>
        <w:gridCol w:w="1276"/>
        <w:gridCol w:w="1276"/>
        <w:gridCol w:w="850"/>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36" w:hRule="atLeast"/>
          <w:jc w:val="center"/>
        </w:trPr>
        <w:tc>
          <w:tcPr>
            <w:tcW w:w="562"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vAlign w:val="center"/>
          </w:tcPr>
          <w:p>
            <w:pPr>
              <w:spacing w:after="0" w:line="0" w:lineRule="atLeast"/>
              <w:jc w:val="center"/>
              <w:rPr>
                <w:rFonts w:ascii="Arial" w:hAnsi="Arial" w:eastAsia="Times New Roman" w:cs="Arial"/>
                <w:b/>
                <w:bCs/>
                <w:color w:val="FFFFFF" w:themeColor="background1"/>
                <w:kern w:val="0"/>
                <w:sz w:val="18"/>
                <w:szCs w:val="18"/>
                <w14:textFill>
                  <w14:solidFill>
                    <w14:schemeClr w14:val="bg1"/>
                  </w14:solidFill>
                </w14:textFill>
                <w14:ligatures w14:val="none"/>
              </w:rPr>
            </w:pPr>
            <w:r>
              <w:rPr>
                <w:rFonts w:ascii="Arial" w:hAnsi="Arial" w:eastAsia="微软雅黑" w:cs="宋体"/>
                <w:b/>
                <w:bCs/>
                <w:color w:val="FFFFFF"/>
                <w:kern w:val="24"/>
                <w:sz w:val="18"/>
                <w:szCs w:val="18"/>
                <w14:ligatures w14:val="none"/>
              </w:rPr>
              <w:t>No.</w:t>
            </w:r>
          </w:p>
        </w:tc>
        <w:tc>
          <w:tcPr>
            <w:tcW w:w="1276" w:type="dxa"/>
            <w:tcBorders>
              <w:top w:val="single" w:color="5B9BD5" w:themeColor="accent5" w:sz="4" w:space="0"/>
              <w:bottom w:val="single" w:color="5B9BD5" w:themeColor="accent5" w:sz="4" w:space="0"/>
              <w:right w:val="nil"/>
              <w:insideH w:val="single" w:sz="4" w:space="0"/>
              <w:insideV w:val="nil"/>
            </w:tcBorders>
            <w:shd w:val="clear" w:color="auto" w:fill="5B9BD5" w:themeFill="accent5"/>
            <w:vAlign w:val="center"/>
          </w:tcPr>
          <w:p>
            <w:pPr>
              <w:spacing w:after="0" w:line="0" w:lineRule="atLeast"/>
              <w:jc w:val="center"/>
              <w:rPr>
                <w:rFonts w:ascii="Arial" w:hAnsi="Arial" w:eastAsia="Times New Roman" w:cs="Arial"/>
                <w:b/>
                <w:bCs/>
                <w:color w:val="FFFFFF" w:themeColor="background1"/>
                <w:kern w:val="0"/>
                <w:sz w:val="18"/>
                <w:szCs w:val="18"/>
                <w14:textFill>
                  <w14:solidFill>
                    <w14:schemeClr w14:val="bg1"/>
                  </w14:solidFill>
                </w14:textFill>
                <w14:ligatures w14:val="none"/>
              </w:rPr>
            </w:pPr>
            <w:r>
              <w:rPr>
                <w:rFonts w:ascii="Arial" w:hAnsi="Arial" w:eastAsia="微软雅黑" w:cs="宋体"/>
                <w:b/>
                <w:bCs/>
                <w:color w:val="FFFFFF"/>
                <w:kern w:val="24"/>
                <w:sz w:val="18"/>
                <w:szCs w:val="18"/>
                <w14:ligatures w14:val="none"/>
              </w:rPr>
              <w:t>Frame/f</w:t>
            </w:r>
          </w:p>
        </w:tc>
        <w:tc>
          <w:tcPr>
            <w:tcW w:w="1276" w:type="dxa"/>
            <w:tcBorders>
              <w:top w:val="single" w:color="5B9BD5" w:themeColor="accent5" w:sz="4" w:space="0"/>
              <w:bottom w:val="single" w:color="5B9BD5" w:themeColor="accent5" w:sz="4" w:space="0"/>
              <w:right w:val="nil"/>
              <w:insideH w:val="single" w:sz="4" w:space="0"/>
              <w:insideV w:val="nil"/>
            </w:tcBorders>
            <w:shd w:val="clear" w:color="auto" w:fill="5B9BD5" w:themeFill="accent5"/>
            <w:vAlign w:val="center"/>
          </w:tcPr>
          <w:p>
            <w:pPr>
              <w:spacing w:after="0" w:line="0" w:lineRule="atLeast"/>
              <w:jc w:val="center"/>
              <w:rPr>
                <w:rFonts w:ascii="Arial" w:hAnsi="Arial" w:eastAsia="Times New Roman" w:cs="Arial"/>
                <w:b/>
                <w:bCs/>
                <w:color w:val="FFFFFF" w:themeColor="background1"/>
                <w:kern w:val="0"/>
                <w:sz w:val="18"/>
                <w:szCs w:val="18"/>
                <w14:textFill>
                  <w14:solidFill>
                    <w14:schemeClr w14:val="bg1"/>
                  </w14:solidFill>
                </w14:textFill>
                <w14:ligatures w14:val="none"/>
              </w:rPr>
            </w:pPr>
            <w:r>
              <w:rPr>
                <w:rFonts w:ascii="Arial" w:hAnsi="Arial" w:eastAsia="微软雅黑" w:cs="宋体"/>
                <w:b/>
                <w:bCs/>
                <w:color w:val="FFFFFF"/>
                <w:kern w:val="24"/>
                <w:sz w:val="18"/>
                <w:szCs w:val="18"/>
                <w14:ligatures w14:val="none"/>
              </w:rPr>
              <w:t>10T/s</w:t>
            </w:r>
          </w:p>
        </w:tc>
        <w:tc>
          <w:tcPr>
            <w:tcW w:w="850"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vAlign w:val="center"/>
          </w:tcPr>
          <w:p>
            <w:pPr>
              <w:spacing w:after="0" w:line="0" w:lineRule="atLeast"/>
              <w:jc w:val="center"/>
              <w:rPr>
                <w:rFonts w:ascii="Arial" w:hAnsi="Arial" w:eastAsia="Times New Roman" w:cs="Arial"/>
                <w:b/>
                <w:bCs/>
                <w:color w:val="FFFFFF" w:themeColor="background1"/>
                <w:kern w:val="0"/>
                <w:sz w:val="18"/>
                <w:szCs w:val="18"/>
                <w14:textFill>
                  <w14:solidFill>
                    <w14:schemeClr w14:val="bg1"/>
                  </w14:solidFill>
                </w14:textFill>
                <w14:ligatures w14:val="none"/>
              </w:rPr>
            </w:pPr>
            <w:r>
              <w:rPr>
                <w:rFonts w:ascii="Arial" w:hAnsi="Arial" w:eastAsia="微软雅黑" w:cs="宋体"/>
                <w:b/>
                <w:bCs/>
                <w:color w:val="FFFFFF"/>
                <w:kern w:val="24"/>
                <w:sz w:val="18"/>
                <w:szCs w:val="18"/>
                <w14:ligatures w14:val="none"/>
              </w:rPr>
              <w:t>T/s</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41" w:hRule="atLeast"/>
          <w:jc w:val="center"/>
        </w:trPr>
        <w:tc>
          <w:tcPr>
            <w:tcW w:w="562" w:type="dxa"/>
            <w:shd w:val="clear" w:color="auto" w:fill="DEEAF6" w:themeFill="accent5" w:themeFillTint="33"/>
            <w:vAlign w:val="center"/>
          </w:tcPr>
          <w:p>
            <w:pPr>
              <w:spacing w:after="0" w:line="0" w:lineRule="atLeast"/>
              <w:jc w:val="center"/>
              <w:rPr>
                <w:rFonts w:ascii="Arial" w:hAnsi="Arial" w:eastAsia="Times New Roman" w:cs="Arial"/>
                <w:b/>
                <w:bCs/>
                <w:kern w:val="0"/>
                <w:sz w:val="18"/>
                <w:szCs w:val="18"/>
                <w14:ligatures w14:val="none"/>
              </w:rPr>
            </w:pPr>
            <w:r>
              <w:rPr>
                <w:rFonts w:ascii="Arial" w:hAnsi="Arial" w:eastAsia="微软雅黑" w:cs="宋体"/>
                <w:b/>
                <w:bCs/>
                <w:color w:val="000000"/>
                <w:kern w:val="24"/>
                <w:sz w:val="18"/>
                <w:szCs w:val="18"/>
                <w14:ligatures w14:val="none"/>
              </w:rPr>
              <w:t>1</w:t>
            </w:r>
          </w:p>
        </w:tc>
        <w:tc>
          <w:tcPr>
            <w:tcW w:w="1276" w:type="dxa"/>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740</w:t>
            </w:r>
          </w:p>
        </w:tc>
        <w:tc>
          <w:tcPr>
            <w:tcW w:w="1276" w:type="dxa"/>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6.167</w:t>
            </w:r>
          </w:p>
        </w:tc>
        <w:tc>
          <w:tcPr>
            <w:tcW w:w="850" w:type="dxa"/>
            <w:vMerge w:val="restart"/>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0.614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34" w:hRule="atLeast"/>
          <w:jc w:val="center"/>
        </w:trPr>
        <w:tc>
          <w:tcPr>
            <w:tcW w:w="562" w:type="dxa"/>
            <w:vAlign w:val="center"/>
          </w:tcPr>
          <w:p>
            <w:pPr>
              <w:spacing w:after="0" w:line="0" w:lineRule="atLeast"/>
              <w:jc w:val="center"/>
              <w:rPr>
                <w:rFonts w:ascii="Arial" w:hAnsi="Arial" w:eastAsia="Times New Roman" w:cs="Arial"/>
                <w:b/>
                <w:bCs/>
                <w:kern w:val="0"/>
                <w:sz w:val="18"/>
                <w:szCs w:val="18"/>
                <w14:ligatures w14:val="none"/>
              </w:rPr>
            </w:pPr>
            <w:r>
              <w:rPr>
                <w:rFonts w:ascii="Arial" w:hAnsi="Arial" w:eastAsia="微软雅黑" w:cs="宋体"/>
                <w:b/>
                <w:bCs/>
                <w:color w:val="000000"/>
                <w:kern w:val="24"/>
                <w:sz w:val="18"/>
                <w:szCs w:val="18"/>
                <w14:ligatures w14:val="none"/>
              </w:rPr>
              <w:t>2</w:t>
            </w:r>
          </w:p>
        </w:tc>
        <w:tc>
          <w:tcPr>
            <w:tcW w:w="1276" w:type="dxa"/>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736</w:t>
            </w:r>
          </w:p>
        </w:tc>
        <w:tc>
          <w:tcPr>
            <w:tcW w:w="1276" w:type="dxa"/>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6.133</w:t>
            </w:r>
          </w:p>
        </w:tc>
        <w:tc>
          <w:tcPr>
            <w:tcW w:w="850" w:type="dxa"/>
            <w:vMerge w:val="continue"/>
            <w:vAlign w:val="center"/>
          </w:tcPr>
          <w:p>
            <w:pPr>
              <w:spacing w:after="0" w:line="0" w:lineRule="atLeast"/>
              <w:jc w:val="center"/>
              <w:rPr>
                <w:rFonts w:ascii="Arial" w:hAnsi="Arial" w:eastAsia="Times New Roman" w:cs="Arial"/>
                <w:kern w:val="0"/>
                <w:sz w:val="18"/>
                <w:szCs w:val="18"/>
                <w14:ligatures w14:val="none"/>
              </w:rPr>
            </w:pP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27" w:hRule="atLeast"/>
          <w:jc w:val="center"/>
        </w:trPr>
        <w:tc>
          <w:tcPr>
            <w:tcW w:w="562" w:type="dxa"/>
            <w:shd w:val="clear" w:color="auto" w:fill="DEEAF6" w:themeFill="accent5" w:themeFillTint="33"/>
            <w:vAlign w:val="center"/>
          </w:tcPr>
          <w:p>
            <w:pPr>
              <w:spacing w:after="0" w:line="0" w:lineRule="atLeast"/>
              <w:jc w:val="center"/>
              <w:rPr>
                <w:rFonts w:ascii="Arial" w:hAnsi="Arial" w:eastAsia="Times New Roman" w:cs="Arial"/>
                <w:b/>
                <w:bCs/>
                <w:kern w:val="0"/>
                <w:sz w:val="18"/>
                <w:szCs w:val="18"/>
                <w14:ligatures w14:val="none"/>
              </w:rPr>
            </w:pPr>
            <w:r>
              <w:rPr>
                <w:rFonts w:ascii="Arial" w:hAnsi="Arial" w:eastAsia="微软雅黑" w:cs="宋体"/>
                <w:b/>
                <w:bCs/>
                <w:color w:val="000000"/>
                <w:kern w:val="24"/>
                <w:sz w:val="18"/>
                <w:szCs w:val="18"/>
                <w14:ligatures w14:val="none"/>
              </w:rPr>
              <w:t>3</w:t>
            </w:r>
          </w:p>
        </w:tc>
        <w:tc>
          <w:tcPr>
            <w:tcW w:w="1276" w:type="dxa"/>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732</w:t>
            </w:r>
          </w:p>
        </w:tc>
        <w:tc>
          <w:tcPr>
            <w:tcW w:w="1276" w:type="dxa"/>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6.100</w:t>
            </w:r>
          </w:p>
        </w:tc>
        <w:tc>
          <w:tcPr>
            <w:tcW w:w="850" w:type="dxa"/>
            <w:vMerge w:val="continue"/>
            <w:shd w:val="clear" w:color="auto" w:fill="DEEAF6" w:themeFill="accent5" w:themeFillTint="33"/>
            <w:vAlign w:val="center"/>
          </w:tcPr>
          <w:p>
            <w:pPr>
              <w:spacing w:after="0" w:line="0" w:lineRule="atLeast"/>
              <w:jc w:val="center"/>
              <w:rPr>
                <w:rFonts w:ascii="Arial" w:hAnsi="Arial" w:eastAsia="Times New Roman" w:cs="Arial"/>
                <w:kern w:val="0"/>
                <w:sz w:val="18"/>
                <w:szCs w:val="18"/>
                <w14:ligatures w14:val="none"/>
              </w:rPr>
            </w:pP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44" w:hRule="atLeast"/>
          <w:jc w:val="center"/>
        </w:trPr>
        <w:tc>
          <w:tcPr>
            <w:tcW w:w="562" w:type="dxa"/>
            <w:vAlign w:val="center"/>
          </w:tcPr>
          <w:p>
            <w:pPr>
              <w:spacing w:after="0" w:line="0" w:lineRule="atLeast"/>
              <w:jc w:val="center"/>
              <w:rPr>
                <w:rFonts w:ascii="Arial" w:hAnsi="Arial" w:eastAsia="Times New Roman" w:cs="Arial"/>
                <w:b/>
                <w:bCs/>
                <w:kern w:val="0"/>
                <w:sz w:val="18"/>
                <w:szCs w:val="18"/>
                <w14:ligatures w14:val="none"/>
              </w:rPr>
            </w:pPr>
            <w:r>
              <w:rPr>
                <w:rFonts w:ascii="Arial" w:hAnsi="Arial" w:eastAsia="微软雅黑" w:cs="宋体"/>
                <w:b/>
                <w:bCs/>
                <w:color w:val="000000"/>
                <w:kern w:val="24"/>
                <w:sz w:val="18"/>
                <w:szCs w:val="18"/>
                <w14:ligatures w14:val="none"/>
              </w:rPr>
              <w:t xml:space="preserve"> 4</w:t>
            </w:r>
          </w:p>
        </w:tc>
        <w:tc>
          <w:tcPr>
            <w:tcW w:w="1276" w:type="dxa"/>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738.5</w:t>
            </w:r>
          </w:p>
        </w:tc>
        <w:tc>
          <w:tcPr>
            <w:tcW w:w="1276" w:type="dxa"/>
            <w:vAlign w:val="center"/>
          </w:tcPr>
          <w:p>
            <w:pPr>
              <w:spacing w:after="0" w:line="0" w:lineRule="atLeast"/>
              <w:jc w:val="center"/>
              <w:rPr>
                <w:rFonts w:ascii="Arial" w:hAnsi="Arial" w:eastAsia="Times New Roman" w:cs="Arial"/>
                <w:kern w:val="0"/>
                <w:sz w:val="18"/>
                <w:szCs w:val="18"/>
                <w14:ligatures w14:val="none"/>
              </w:rPr>
            </w:pPr>
            <w:r>
              <w:rPr>
                <w:rFonts w:ascii="Arial" w:hAnsi="Arial" w:eastAsia="微软雅黑" w:cs="宋体"/>
                <w:color w:val="000000"/>
                <w:kern w:val="24"/>
                <w:sz w:val="18"/>
                <w:szCs w:val="18"/>
                <w14:ligatures w14:val="none"/>
              </w:rPr>
              <w:t>6.154</w:t>
            </w:r>
          </w:p>
        </w:tc>
        <w:tc>
          <w:tcPr>
            <w:tcW w:w="850" w:type="dxa"/>
            <w:vMerge w:val="continue"/>
            <w:vAlign w:val="center"/>
          </w:tcPr>
          <w:p>
            <w:pPr>
              <w:spacing w:after="0" w:line="0" w:lineRule="atLeast"/>
              <w:jc w:val="center"/>
              <w:rPr>
                <w:rFonts w:ascii="Arial" w:hAnsi="Arial" w:eastAsia="Times New Roman" w:cs="Arial"/>
                <w:kern w:val="0"/>
                <w:sz w:val="18"/>
                <w:szCs w:val="18"/>
                <w14:ligatures w14:val="none"/>
              </w:rPr>
            </w:pPr>
          </w:p>
        </w:tc>
      </w:tr>
    </w:tbl>
    <w:p>
      <w:pPr>
        <w:spacing w:after="0" w:line="0" w:lineRule="atLeast"/>
        <w:jc w:val="center"/>
        <w:rPr>
          <w:sz w:val="18"/>
          <w:szCs w:val="18"/>
        </w:rPr>
      </w:pPr>
    </w:p>
    <w:tbl>
      <w:tblPr>
        <w:tblStyle w:val="38"/>
        <w:tblW w:w="0" w:type="auto"/>
        <w:jc w:val="cente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848"/>
        <w:gridCol w:w="1421"/>
        <w:gridCol w:w="996"/>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2" w:hRule="atLeast"/>
          <w:jc w:val="center"/>
        </w:trPr>
        <w:tc>
          <w:tcPr>
            <w:tcW w:w="848"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vAlign w:val="center"/>
          </w:tcPr>
          <w:p>
            <w:pPr>
              <w:spacing w:after="0" w:line="0" w:lineRule="atLeast"/>
              <w:jc w:val="center"/>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Variable</w:t>
            </w:r>
          </w:p>
        </w:tc>
        <w:tc>
          <w:tcPr>
            <w:tcW w:w="1421" w:type="dxa"/>
            <w:tcBorders>
              <w:top w:val="single" w:color="5B9BD5" w:themeColor="accent5" w:sz="4" w:space="0"/>
              <w:bottom w:val="single" w:color="5B9BD5" w:themeColor="accent5" w:sz="4" w:space="0"/>
              <w:right w:val="nil"/>
              <w:insideH w:val="single" w:sz="4" w:space="0"/>
              <w:insideV w:val="nil"/>
            </w:tcBorders>
            <w:shd w:val="clear" w:color="auto" w:fill="5B9BD5" w:themeFill="accent5"/>
            <w:vAlign w:val="center"/>
          </w:tcPr>
          <w:p>
            <w:pPr>
              <w:spacing w:after="0" w:line="0" w:lineRule="atLeast"/>
              <w:jc w:val="center"/>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Value</w:t>
            </w:r>
          </w:p>
        </w:tc>
        <w:tc>
          <w:tcPr>
            <w:tcW w:w="996"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vAlign w:val="center"/>
          </w:tcPr>
          <w:p>
            <w:pPr>
              <w:spacing w:after="0" w:line="0" w:lineRule="atLeast"/>
              <w:jc w:val="center"/>
              <w:rPr>
                <w:b/>
                <w:bCs/>
                <w:color w:val="FFFFFF" w:themeColor="background1"/>
                <w:sz w:val="18"/>
                <w:szCs w:val="18"/>
                <w14:textFill>
                  <w14:solidFill>
                    <w14:schemeClr w14:val="bg1"/>
                  </w14:solidFill>
                </w14:textFill>
              </w:rPr>
            </w:pPr>
            <w:r>
              <w:rPr>
                <w:b/>
                <w:bCs/>
                <w:color w:val="FFFFFF" w:themeColor="background1"/>
                <w:sz w:val="18"/>
                <w:szCs w:val="18"/>
                <w14:textFill>
                  <w14:solidFill>
                    <w14:schemeClr w14:val="bg1"/>
                  </w14:solidFill>
                </w14:textFill>
              </w:rPr>
              <w:t>Unit</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18" w:hRule="atLeast"/>
          <w:jc w:val="center"/>
        </w:trPr>
        <w:tc>
          <w:tcPr>
            <w:tcW w:w="848" w:type="dxa"/>
            <w:shd w:val="clear" w:color="auto" w:fill="DEEAF6" w:themeFill="accent5" w:themeFillTint="33"/>
            <w:vAlign w:val="center"/>
          </w:tcPr>
          <w:p>
            <w:pPr>
              <w:spacing w:after="0" w:line="0" w:lineRule="atLeast"/>
              <w:jc w:val="center"/>
              <w:rPr>
                <w:b w:val="0"/>
                <w:bCs w:val="0"/>
                <w:sz w:val="18"/>
                <w:szCs w:val="18"/>
              </w:rPr>
            </w:pPr>
            <w:r>
              <w:rPr>
                <w:b/>
                <w:bCs/>
                <w:sz w:val="18"/>
                <w:szCs w:val="18"/>
              </w:rPr>
              <w:t>k</w:t>
            </w:r>
          </w:p>
        </w:tc>
        <w:tc>
          <w:tcPr>
            <w:tcW w:w="1421" w:type="dxa"/>
            <w:shd w:val="clear" w:color="auto" w:fill="DEEAF6" w:themeFill="accent5" w:themeFillTint="33"/>
            <w:vAlign w:val="center"/>
          </w:tcPr>
          <w:p>
            <w:pPr>
              <w:spacing w:after="0" w:line="0" w:lineRule="atLeast"/>
              <w:jc w:val="center"/>
              <w:rPr>
                <w:sz w:val="18"/>
                <w:szCs w:val="18"/>
              </w:rPr>
            </w:pPr>
            <w:r>
              <w:rPr>
                <w:sz w:val="18"/>
                <w:szCs w:val="18"/>
              </w:rPr>
              <w:t>0</w:t>
            </w:r>
            <m:oMath>
              <m:r>
                <m:rPr/>
                <w:rPr>
                  <w:rFonts w:ascii="Cambria Math" w:hAnsi="Cambria Math"/>
                  <w:sz w:val="18"/>
                  <w:szCs w:val="18"/>
                </w:rPr>
                <m:t>.84±0.02</m:t>
              </m:r>
            </m:oMath>
          </w:p>
        </w:tc>
        <w:tc>
          <w:tcPr>
            <w:tcW w:w="996" w:type="dxa"/>
            <w:shd w:val="clear" w:color="auto" w:fill="DEEAF6" w:themeFill="accent5" w:themeFillTint="33"/>
            <w:vAlign w:val="center"/>
          </w:tcPr>
          <w:p>
            <w:pPr>
              <w:spacing w:after="0" w:line="0" w:lineRule="atLeast"/>
              <w:jc w:val="center"/>
              <w:rPr>
                <w:sz w:val="18"/>
                <w:szCs w:val="18"/>
              </w:rPr>
            </w:pPr>
            <m:oMathPara>
              <m:oMath>
                <m:r>
                  <m:rPr/>
                  <w:rPr>
                    <w:rFonts w:ascii="Cambria Math" w:hAnsi="Cambria Math"/>
                    <w:sz w:val="18"/>
                    <w:szCs w:val="18"/>
                  </w:rPr>
                  <m:t xml:space="preserve">kg </m:t>
                </m:r>
                <m:sSup>
                  <m:sSupPr>
                    <m:ctrlPr>
                      <w:rPr>
                        <w:rFonts w:ascii="Cambria Math" w:hAnsi="Cambria Math"/>
                        <w:i/>
                        <w:iCs/>
                        <w:sz w:val="18"/>
                        <w:szCs w:val="18"/>
                      </w:rPr>
                    </m:ctrlPr>
                  </m:sSupPr>
                  <m:e>
                    <m:r>
                      <m:rPr/>
                      <w:rPr>
                        <w:rFonts w:ascii="Cambria Math" w:hAnsi="Cambria Math"/>
                        <w:sz w:val="18"/>
                        <w:szCs w:val="18"/>
                      </w:rPr>
                      <m:t>s</m:t>
                    </m:r>
                    <m:ctrlPr>
                      <w:rPr>
                        <w:rFonts w:ascii="Cambria Math" w:hAnsi="Cambria Math"/>
                        <w:i/>
                        <w:iCs/>
                        <w:sz w:val="18"/>
                        <w:szCs w:val="18"/>
                      </w:rPr>
                    </m:ctrlPr>
                  </m:e>
                  <m:sup>
                    <m:r>
                      <m:rPr/>
                      <w:rPr>
                        <w:rFonts w:ascii="Cambria Math" w:hAnsi="Cambria Math"/>
                        <w:sz w:val="18"/>
                        <w:szCs w:val="18"/>
                      </w:rPr>
                      <m:t>−1</m:t>
                    </m:r>
                    <m:ctrlPr>
                      <w:rPr>
                        <w:rFonts w:ascii="Cambria Math" w:hAnsi="Cambria Math"/>
                        <w:i/>
                        <w:iCs/>
                        <w:sz w:val="18"/>
                        <w:szCs w:val="18"/>
                      </w:rPr>
                    </m:ctrlPr>
                  </m:sup>
                </m:sSup>
              </m:oMath>
            </m:oMathPara>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2" w:hRule="atLeast"/>
          <w:jc w:val="center"/>
        </w:trPr>
        <w:tc>
          <w:tcPr>
            <w:tcW w:w="848" w:type="dxa"/>
            <w:vAlign w:val="center"/>
          </w:tcPr>
          <w:p>
            <w:pPr>
              <w:spacing w:after="0" w:line="0" w:lineRule="atLeast"/>
              <w:jc w:val="center"/>
              <w:rPr>
                <w:b/>
                <w:bCs/>
                <w:sz w:val="18"/>
                <w:szCs w:val="18"/>
              </w:rPr>
            </w:pPr>
            <w:r>
              <w:rPr>
                <w:b/>
                <w:bCs/>
                <w:sz w:val="18"/>
                <w:szCs w:val="18"/>
              </w:rPr>
              <w:t>I</w:t>
            </w:r>
          </w:p>
        </w:tc>
        <w:tc>
          <w:tcPr>
            <w:tcW w:w="1421" w:type="dxa"/>
            <w:vAlign w:val="center"/>
          </w:tcPr>
          <w:p>
            <w:pPr>
              <w:spacing w:after="0" w:line="0" w:lineRule="atLeast"/>
              <w:jc w:val="center"/>
              <w:rPr>
                <w:sz w:val="18"/>
                <w:szCs w:val="18"/>
              </w:rPr>
            </w:pPr>
            <m:oMathPara>
              <m:oMath>
                <m:r>
                  <m:rPr/>
                  <w:rPr>
                    <w:rFonts w:ascii="Cambria Math" w:hAnsi="Cambria Math"/>
                    <w:sz w:val="18"/>
                    <w:szCs w:val="18"/>
                  </w:rPr>
                  <m:t>0.60±0.003</m:t>
                </m:r>
              </m:oMath>
            </m:oMathPara>
          </w:p>
        </w:tc>
        <w:tc>
          <w:tcPr>
            <w:tcW w:w="996" w:type="dxa"/>
            <w:vAlign w:val="center"/>
          </w:tcPr>
          <w:p>
            <w:pPr>
              <w:spacing w:after="0" w:line="0" w:lineRule="atLeast"/>
              <w:jc w:val="center"/>
              <w:rPr>
                <w:sz w:val="18"/>
                <w:szCs w:val="18"/>
              </w:rPr>
            </w:pPr>
            <m:oMathPara>
              <m:oMath>
                <m:r>
                  <m:rPr/>
                  <w:rPr>
                    <w:rFonts w:ascii="Cambria Math" w:hAnsi="Cambria Math"/>
                    <w:sz w:val="18"/>
                    <w:szCs w:val="18"/>
                  </w:rPr>
                  <m:t xml:space="preserve">g </m:t>
                </m:r>
                <m:sSup>
                  <m:sSupPr>
                    <m:ctrlPr>
                      <w:rPr>
                        <w:rFonts w:ascii="Cambria Math" w:hAnsi="Cambria Math"/>
                        <w:i/>
                        <w:iCs/>
                        <w:sz w:val="18"/>
                        <w:szCs w:val="18"/>
                      </w:rPr>
                    </m:ctrlPr>
                  </m:sSupPr>
                  <m:e>
                    <m:r>
                      <m:rPr/>
                      <w:rPr>
                        <w:rFonts w:ascii="Cambria Math" w:hAnsi="Cambria Math"/>
                        <w:sz w:val="18"/>
                        <w:szCs w:val="18"/>
                      </w:rPr>
                      <m:t>m</m:t>
                    </m:r>
                    <m:ctrlPr>
                      <w:rPr>
                        <w:rFonts w:ascii="Cambria Math" w:hAnsi="Cambria Math"/>
                        <w:i/>
                        <w:iCs/>
                        <w:sz w:val="18"/>
                        <w:szCs w:val="18"/>
                      </w:rPr>
                    </m:ctrlPr>
                  </m:e>
                  <m:sup>
                    <m:r>
                      <m:rPr/>
                      <w:rPr>
                        <w:rFonts w:ascii="Cambria Math" w:hAnsi="Cambria Math"/>
                        <w:sz w:val="18"/>
                        <w:szCs w:val="18"/>
                      </w:rPr>
                      <m:t>2</m:t>
                    </m:r>
                    <m:ctrlPr>
                      <w:rPr>
                        <w:rFonts w:ascii="Cambria Math" w:hAnsi="Cambria Math"/>
                        <w:i/>
                        <w:iCs/>
                        <w:sz w:val="18"/>
                        <w:szCs w:val="18"/>
                      </w:rPr>
                    </m:ctrlPr>
                  </m:sup>
                </m:sSup>
              </m:oMath>
            </m:oMathPara>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18" w:hRule="atLeast"/>
          <w:jc w:val="center"/>
        </w:trPr>
        <w:tc>
          <w:tcPr>
            <w:tcW w:w="848" w:type="dxa"/>
            <w:shd w:val="clear" w:color="auto" w:fill="DEEAF6" w:themeFill="accent5" w:themeFillTint="33"/>
            <w:vAlign w:val="center"/>
          </w:tcPr>
          <w:p>
            <w:pPr>
              <w:spacing w:after="0" w:line="0" w:lineRule="atLeast"/>
              <w:jc w:val="center"/>
              <w:rPr>
                <w:b w:val="0"/>
                <w:bCs w:val="0"/>
                <w:sz w:val="18"/>
                <w:szCs w:val="18"/>
              </w:rPr>
            </w:pPr>
            <w:r>
              <w:rPr>
                <w:b/>
                <w:bCs/>
                <w:sz w:val="18"/>
                <w:szCs w:val="18"/>
              </w:rPr>
              <w:t>m</w:t>
            </w:r>
          </w:p>
        </w:tc>
        <w:tc>
          <w:tcPr>
            <w:tcW w:w="1421" w:type="dxa"/>
            <w:shd w:val="clear" w:color="auto" w:fill="DEEAF6" w:themeFill="accent5" w:themeFillTint="33"/>
            <w:vAlign w:val="center"/>
          </w:tcPr>
          <w:p>
            <w:pPr>
              <w:spacing w:after="0" w:line="0" w:lineRule="atLeast"/>
              <w:jc w:val="center"/>
              <w:rPr>
                <w:sz w:val="18"/>
                <w:szCs w:val="18"/>
              </w:rPr>
            </w:pPr>
            <m:oMathPara>
              <m:oMath>
                <m:r>
                  <m:rPr/>
                  <w:rPr>
                    <w:rFonts w:ascii="Cambria Math" w:hAnsi="Cambria Math"/>
                    <w:sz w:val="18"/>
                    <w:szCs w:val="18"/>
                  </w:rPr>
                  <m:t>36.0±0.5</m:t>
                </m:r>
              </m:oMath>
            </m:oMathPara>
          </w:p>
        </w:tc>
        <w:tc>
          <w:tcPr>
            <w:tcW w:w="996" w:type="dxa"/>
            <w:shd w:val="clear" w:color="auto" w:fill="DEEAF6" w:themeFill="accent5" w:themeFillTint="33"/>
            <w:vAlign w:val="center"/>
          </w:tcPr>
          <w:p>
            <w:pPr>
              <w:spacing w:after="0" w:line="0" w:lineRule="atLeast"/>
              <w:jc w:val="center"/>
              <w:rPr>
                <w:sz w:val="18"/>
                <w:szCs w:val="18"/>
              </w:rPr>
            </w:pPr>
            <m:oMathPara>
              <m:oMath>
                <m:r>
                  <m:rPr/>
                  <w:rPr>
                    <w:rFonts w:ascii="Cambria Math" w:hAnsi="Cambria Math"/>
                    <w:sz w:val="18"/>
                    <w:szCs w:val="18"/>
                  </w:rPr>
                  <m:t>g</m:t>
                </m:r>
              </m:oMath>
            </m:oMathPara>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2" w:hRule="atLeast"/>
          <w:jc w:val="center"/>
        </w:trPr>
        <w:tc>
          <w:tcPr>
            <w:tcW w:w="848" w:type="dxa"/>
            <w:vAlign w:val="center"/>
          </w:tcPr>
          <w:p>
            <w:pPr>
              <w:spacing w:after="0" w:line="0" w:lineRule="atLeast"/>
              <w:jc w:val="center"/>
              <w:rPr>
                <w:b/>
                <w:bCs/>
                <w:sz w:val="18"/>
                <w:szCs w:val="18"/>
              </w:rPr>
            </w:pPr>
            <w:r>
              <w:rPr>
                <w:b/>
                <w:bCs/>
                <w:sz w:val="18"/>
                <w:szCs w:val="18"/>
              </w:rPr>
              <w:t>V</w:t>
            </w:r>
          </w:p>
        </w:tc>
        <w:tc>
          <w:tcPr>
            <w:tcW w:w="1421" w:type="dxa"/>
            <w:vAlign w:val="center"/>
          </w:tcPr>
          <w:p>
            <w:pPr>
              <w:spacing w:after="0" w:line="0" w:lineRule="atLeast"/>
              <w:jc w:val="center"/>
              <w:rPr>
                <w:sz w:val="18"/>
                <w:szCs w:val="18"/>
              </w:rPr>
            </w:pPr>
            <m:oMathPara>
              <m:oMath>
                <m:r>
                  <m:rPr/>
                  <w:rPr>
                    <w:rFonts w:ascii="Cambria Math" w:hAnsi="Cambria Math"/>
                    <w:sz w:val="18"/>
                    <w:szCs w:val="18"/>
                  </w:rPr>
                  <m:t>5.00±0.05</m:t>
                </m:r>
              </m:oMath>
            </m:oMathPara>
          </w:p>
        </w:tc>
        <w:tc>
          <w:tcPr>
            <w:tcW w:w="996" w:type="dxa"/>
            <w:vAlign w:val="center"/>
          </w:tcPr>
          <w:p>
            <w:pPr>
              <w:spacing w:after="0" w:line="0" w:lineRule="atLeast"/>
              <w:jc w:val="center"/>
              <w:rPr>
                <w:sz w:val="18"/>
                <w:szCs w:val="18"/>
              </w:rPr>
            </w:pPr>
            <m:oMathPara>
              <m:oMath>
                <m:r>
                  <m:rPr/>
                  <w:rPr>
                    <w:rFonts w:ascii="Cambria Math" w:hAnsi="Cambria Math"/>
                    <w:sz w:val="18"/>
                    <w:szCs w:val="18"/>
                  </w:rPr>
                  <m:t>ml</m:t>
                </m:r>
              </m:oMath>
            </m:oMathPara>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2" w:hRule="atLeast"/>
          <w:jc w:val="center"/>
        </w:trPr>
        <w:tc>
          <w:tcPr>
            <w:tcW w:w="848" w:type="dxa"/>
            <w:shd w:val="clear" w:color="auto" w:fill="DEEAF6" w:themeFill="accent5" w:themeFillTint="33"/>
            <w:vAlign w:val="center"/>
          </w:tcPr>
          <w:p>
            <w:pPr>
              <w:spacing w:after="0" w:line="0" w:lineRule="atLeast"/>
              <w:jc w:val="center"/>
              <w:rPr>
                <w:b/>
                <w:bCs/>
                <w:sz w:val="18"/>
                <w:szCs w:val="18"/>
              </w:rPr>
            </w:pPr>
            <w:r>
              <w:rPr>
                <w:b/>
                <w:bCs/>
                <w:sz w:val="18"/>
                <w:szCs w:val="18"/>
              </w:rPr>
              <w:t>R</w:t>
            </w:r>
          </w:p>
        </w:tc>
        <w:tc>
          <w:tcPr>
            <w:tcW w:w="1421" w:type="dxa"/>
            <w:shd w:val="clear" w:color="auto" w:fill="DEEAF6" w:themeFill="accent5" w:themeFillTint="33"/>
            <w:vAlign w:val="center"/>
          </w:tcPr>
          <w:p>
            <w:pPr>
              <w:spacing w:after="0" w:line="0" w:lineRule="atLeast"/>
              <w:jc w:val="center"/>
              <w:rPr>
                <w:sz w:val="18"/>
                <w:szCs w:val="18"/>
              </w:rPr>
            </w:pPr>
            <m:oMathPara>
              <m:oMath>
                <m:r>
                  <m:rPr/>
                  <w:rPr>
                    <w:rFonts w:ascii="Cambria Math" w:hAnsi="Cambria Math"/>
                    <w:sz w:val="18"/>
                    <w:szCs w:val="18"/>
                  </w:rPr>
                  <m:t>25.7±0.1</m:t>
                </m:r>
              </m:oMath>
            </m:oMathPara>
          </w:p>
        </w:tc>
        <w:tc>
          <w:tcPr>
            <w:tcW w:w="996" w:type="dxa"/>
            <w:shd w:val="clear" w:color="auto" w:fill="DEEAF6" w:themeFill="accent5" w:themeFillTint="33"/>
            <w:vAlign w:val="center"/>
          </w:tcPr>
          <w:p>
            <w:pPr>
              <w:spacing w:after="0" w:line="0" w:lineRule="atLeast"/>
              <w:jc w:val="center"/>
              <w:rPr>
                <w:sz w:val="18"/>
                <w:szCs w:val="18"/>
              </w:rPr>
            </w:pPr>
            <m:oMathPara>
              <m:oMath>
                <m:r>
                  <m:rPr/>
                  <w:rPr>
                    <w:rFonts w:ascii="Cambria Math" w:hAnsi="Cambria Math"/>
                    <w:sz w:val="18"/>
                    <w:szCs w:val="18"/>
                  </w:rPr>
                  <m:t>mm</m:t>
                </m:r>
              </m:oMath>
            </m:oMathPara>
          </w:p>
        </w:tc>
      </w:tr>
    </w:tbl>
    <w:p>
      <w:pPr>
        <w:spacing w:line="0" w:lineRule="atLeast"/>
        <w:jc w:val="center"/>
        <w:rPr>
          <w:sz w:val="18"/>
          <w:szCs w:val="18"/>
        </w:rPr>
        <w:sectPr>
          <w:type w:val="continuous"/>
          <w:pgSz w:w="12240" w:h="15840"/>
          <w:pgMar w:top="1440" w:right="1440" w:bottom="1440" w:left="1440" w:header="720" w:footer="720" w:gutter="0"/>
          <w:cols w:space="720" w:num="2"/>
          <w:docGrid w:linePitch="360" w:charSpace="0"/>
        </w:sectPr>
      </w:pPr>
    </w:p>
    <w:p>
      <w:pPr>
        <w:jc w:val="center"/>
        <w:rPr>
          <w:sz w:val="18"/>
          <w:szCs w:val="18"/>
        </w:rPr>
        <w:sectPr>
          <w:type w:val="continuous"/>
          <w:pgSz w:w="12240" w:h="15840"/>
          <w:pgMar w:top="1440" w:right="1440" w:bottom="1440" w:left="1440" w:header="720" w:footer="720" w:gutter="0"/>
          <w:cols w:space="720" w:num="1"/>
          <w:docGrid w:linePitch="360" w:charSpace="0"/>
        </w:sectPr>
      </w:pPr>
      <w:r>
        <w:rPr>
          <w:sz w:val="18"/>
          <w:szCs w:val="18"/>
        </w:rPr>
        <w:t>Table 2. Data of rough experiments</w:t>
      </w:r>
    </w:p>
    <w:p>
      <w:pPr>
        <w:tabs>
          <w:tab w:val="right" w:pos="5954"/>
        </w:tabs>
      </w:pPr>
      <w:r>
        <w:t xml:space="preserve">The obtained results were organized in a data table to determine the average outcome. However, special consideration was given to the performance during extended continuous swings. Over 60 periods were observed until the pendulum came to a halt, taking more than 40 seconds to complete. Theoretical calculations can also examine the result. The physical quantity δ can be calculated by </w:t>
      </w:r>
      <m:oMath>
        <m:r>
          <m:rPr/>
          <w:rPr>
            <w:rFonts w:ascii="Cambria Math" w:hAnsi="Cambria Math"/>
          </w:rPr>
          <m:t>δ=</m:t>
        </m:r>
        <m:f>
          <m:fPr>
            <m:ctrlPr>
              <w:rPr>
                <w:rFonts w:ascii="Cambria Math" w:hAnsi="Cambria Math"/>
                <w:i/>
              </w:rPr>
            </m:ctrlPr>
          </m:fPr>
          <m:num>
            <m:r>
              <m:rPr/>
              <w:rPr>
                <w:rFonts w:ascii="Cambria Math" w:hAnsi="Cambria Math"/>
              </w:rPr>
              <m:t>C</m:t>
            </m:r>
            <m:ctrlPr>
              <w:rPr>
                <w:rFonts w:ascii="Cambria Math" w:hAnsi="Cambria Math"/>
                <w:i/>
              </w:rPr>
            </m:ctrlPr>
          </m:num>
          <m:den>
            <m:r>
              <m:rPr/>
              <w:rPr>
                <w:rFonts w:ascii="Cambria Math" w:hAnsi="Cambria Math"/>
              </w:rPr>
              <m:t>2m</m:t>
            </m:r>
            <m:ctrlPr>
              <w:rPr>
                <w:rFonts w:ascii="Cambria Math" w:hAnsi="Cambria Math"/>
                <w:i/>
              </w:rPr>
            </m:ctrlPr>
          </m:den>
        </m:f>
      </m:oMath>
      <w:r>
        <w:t xml:space="preserve"> where </w:t>
      </w:r>
      <m:oMath>
        <m:r>
          <m:rPr/>
          <w:rPr>
            <w:rFonts w:ascii="Cambria Math" w:hAnsi="Cambria Math"/>
          </w:rPr>
          <m:t>m</m:t>
        </m:r>
        <m:acc>
          <m:accPr>
            <m:chr m:val="̈"/>
            <m:ctrlPr>
              <w:rPr>
                <w:rFonts w:ascii="Cambria Math" w:hAnsi="Cambria Math"/>
                <w:i/>
              </w:rPr>
            </m:ctrlPr>
          </m:accPr>
          <m:e>
            <m:r>
              <m:rPr/>
              <w:rPr>
                <w:rFonts w:ascii="Cambria Math" w:hAnsi="Cambria Math"/>
              </w:rPr>
              <m:t>x</m:t>
            </m:r>
            <m:ctrlPr>
              <w:rPr>
                <w:rFonts w:ascii="Cambria Math" w:hAnsi="Cambria Math"/>
                <w:i/>
              </w:rPr>
            </m:ctrlPr>
          </m:e>
        </m:acc>
        <m:r>
          <m:rPr/>
          <w:rPr>
            <w:rFonts w:ascii="Cambria Math" w:hAnsi="Cambria Math"/>
          </w:rPr>
          <m:t>+C</m:t>
        </m:r>
        <m:acc>
          <m:accPr>
            <m:chr m:val="̇"/>
            <m:ctrlPr>
              <w:rPr>
                <w:rFonts w:ascii="Cambria Math" w:hAnsi="Cambria Math"/>
                <w:i/>
              </w:rPr>
            </m:ctrlPr>
          </m:accPr>
          <m:e>
            <m:r>
              <m:rPr/>
              <w:rPr>
                <w:rFonts w:ascii="Cambria Math" w:hAnsi="Cambria Math"/>
              </w:rPr>
              <m:t>x</m:t>
            </m:r>
            <m:ctrlPr>
              <w:rPr>
                <w:rFonts w:ascii="Cambria Math" w:hAnsi="Cambria Math"/>
                <w:i/>
              </w:rPr>
            </m:ctrlPr>
          </m:e>
        </m:acc>
        <m:r>
          <m:rPr/>
          <w:rPr>
            <w:rFonts w:ascii="Cambria Math" w:hAnsi="Cambria Math"/>
          </w:rPr>
          <m:t>+kx=0</m:t>
        </m:r>
      </m:oMath>
      <w:sdt>
        <w:sdtPr>
          <w:id w:val="-1945217954"/>
        </w:sdtPr>
        <w:sdtContent>
          <w:r>
            <w:fldChar w:fldCharType="begin"/>
          </w:r>
          <w:r>
            <w:rPr>
              <w:lang w:val="en-GB"/>
            </w:rPr>
            <w:instrText xml:space="preserve"> CITATION Zhe04 \l 2057 </w:instrText>
          </w:r>
          <w:r>
            <w:fldChar w:fldCharType="separate"/>
          </w:r>
          <w:r>
            <w:rPr>
              <w:lang w:val="en-GB"/>
            </w:rPr>
            <w:t xml:space="preserve"> (Zhen, Jia, &amp; Fang, 2004)</w:t>
          </w:r>
          <w:r>
            <w:fldChar w:fldCharType="end"/>
          </w:r>
        </w:sdtContent>
      </w:sdt>
      <w:r>
        <w:t xml:space="preserve">. In (4) we have assumed that </w:t>
      </w:r>
      <m:oMath>
        <m:acc>
          <m:accPr>
            <m:chr m:val="̈"/>
            <m:ctrlPr>
              <w:rPr>
                <w:rFonts w:ascii="Cambria Math" w:hAnsi="Cambria Math"/>
                <w:i/>
              </w:rPr>
            </m:ctrlPr>
          </m:accPr>
          <m:e>
            <m:r>
              <m:rPr/>
              <w:rPr>
                <w:rFonts w:ascii="Cambria Math" w:hAnsi="Cambria Math"/>
              </w:rPr>
              <m:t>θ</m:t>
            </m:r>
            <m:ctrlPr>
              <w:rPr>
                <w:rFonts w:ascii="Cambria Math" w:hAnsi="Cambria Math"/>
                <w:i/>
              </w:rPr>
            </m:ctrlPr>
          </m:e>
        </m:acc>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acc>
          <m:accPr>
            <m:chr m:val="̇"/>
            <m:ctrlPr>
              <w:rPr>
                <w:rFonts w:ascii="Cambria Math" w:hAnsi="Cambria Math"/>
                <w:i/>
              </w:rPr>
            </m:ctrlPr>
          </m:accPr>
          <m:e>
            <m:r>
              <m:rPr/>
              <w:rPr>
                <w:rFonts w:ascii="Cambria Math" w:hAnsi="Cambria Math"/>
              </w:rPr>
              <m:t>θ</m:t>
            </m:r>
            <m:ctrlPr>
              <w:rPr>
                <w:rFonts w:ascii="Cambria Math" w:hAnsi="Cambria Math"/>
                <w:i/>
              </w:rPr>
            </m:ctrlPr>
          </m:e>
        </m:acc>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θ=0</m:t>
        </m:r>
      </m:oMath>
      <w:r>
        <w:t xml:space="preserve">, leads to </w:t>
      </w:r>
      <m:oMath>
        <m:r>
          <m:rPr/>
          <w:rPr>
            <w:rFonts w:ascii="Cambria Math" w:hAnsi="Cambria Math"/>
          </w:rPr>
          <m:t>δ=</m:t>
        </m:r>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k</m:t>
            </m:r>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2I</m:t>
            </m:r>
            <m:ctrlPr>
              <w:rPr>
                <w:rFonts w:ascii="Cambria Math" w:hAnsi="Cambria Math"/>
                <w:i/>
              </w:rPr>
            </m:ctrlPr>
          </m:den>
        </m:f>
      </m:oMath>
      <w:r>
        <w:t>. Take the data below into it,</w:t>
      </w:r>
      <m:oMath>
        <m:r>
          <m:rPr/>
          <w:rPr>
            <w:rFonts w:ascii="Cambria Math" w:hAnsi="Cambria Math"/>
          </w:rPr>
          <m:t xml:space="preserve"> δ=0.15&lt;1</m:t>
        </m:r>
      </m:oMath>
      <w:r>
        <w:t>, which is not over damped. As a result, both observation and theories supported the notion that small angles could be reliably used as an approximation under conditions of liquid damping.</w:t>
      </w:r>
    </w:p>
    <w:p>
      <w:pPr>
        <w:tabs>
          <w:tab w:val="right" w:pos="5954"/>
        </w:tabs>
        <w:spacing w:after="0"/>
      </w:pPr>
      <w:r>
        <w:drawing>
          <wp:anchor distT="0" distB="0" distL="114300" distR="114300" simplePos="0" relativeHeight="251666432" behindDoc="0" locked="0" layoutInCell="1" allowOverlap="1">
            <wp:simplePos x="0" y="0"/>
            <wp:positionH relativeFrom="column">
              <wp:posOffset>3570605</wp:posOffset>
            </wp:positionH>
            <wp:positionV relativeFrom="paragraph">
              <wp:posOffset>76200</wp:posOffset>
            </wp:positionV>
            <wp:extent cx="2219325" cy="1547495"/>
            <wp:effectExtent l="0" t="0" r="9525" b="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18">
                      <a:extLst>
                        <a:ext uri="{28A0092B-C50C-407E-A947-70E740481C1C}">
                          <a14:useLocalDpi xmlns:a14="http://schemas.microsoft.com/office/drawing/2010/main" val="0"/>
                        </a:ext>
                      </a:extLst>
                    </a:blip>
                    <a:srcRect t="3835" b="3171"/>
                    <a:stretch>
                      <a:fillRect/>
                    </a:stretch>
                  </pic:blipFill>
                  <pic:spPr>
                    <a:xfrm>
                      <a:off x="0" y="0"/>
                      <a:ext cx="2219325" cy="1547495"/>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-16510</wp:posOffset>
            </wp:positionH>
            <wp:positionV relativeFrom="paragraph">
              <wp:posOffset>59055</wp:posOffset>
            </wp:positionV>
            <wp:extent cx="3071495" cy="1547495"/>
            <wp:effectExtent l="0" t="0" r="0"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19" cstate="print">
                      <a:extLst>
                        <a:ext uri="{28A0092B-C50C-407E-A947-70E740481C1C}">
                          <a14:useLocalDpi xmlns:a14="http://schemas.microsoft.com/office/drawing/2010/main" val="0"/>
                        </a:ext>
                      </a:extLst>
                    </a:blip>
                    <a:srcRect l="6298" r="6795"/>
                    <a:stretch>
                      <a:fillRect/>
                    </a:stretch>
                  </pic:blipFill>
                  <pic:spPr>
                    <a:xfrm>
                      <a:off x="0" y="0"/>
                      <a:ext cx="3071495" cy="1547495"/>
                    </a:xfrm>
                    <a:prstGeom prst="rect">
                      <a:avLst/>
                    </a:prstGeom>
                    <a:noFill/>
                    <a:ln>
                      <a:noFill/>
                    </a:ln>
                  </pic:spPr>
                </pic:pic>
              </a:graphicData>
            </a:graphic>
          </wp:anchor>
        </w:drawing>
      </w:r>
    </w:p>
    <w:p>
      <w:pPr>
        <w:tabs>
          <w:tab w:val="right" w:pos="5954"/>
        </w:tabs>
        <w:spacing w:after="0"/>
      </w:pPr>
    </w:p>
    <w:p>
      <w:pPr>
        <w:tabs>
          <w:tab w:val="right" w:pos="5954"/>
        </w:tabs>
        <w:spacing w:after="0"/>
      </w:pPr>
    </w:p>
    <w:p>
      <w:pPr>
        <w:tabs>
          <w:tab w:val="right" w:pos="5954"/>
        </w:tabs>
        <w:spacing w:after="0"/>
      </w:pPr>
    </w:p>
    <w:p>
      <w:pPr>
        <w:tabs>
          <w:tab w:val="right" w:pos="5954"/>
        </w:tabs>
        <w:spacing w:after="0"/>
      </w:pPr>
    </w:p>
    <w:p>
      <w:pPr>
        <w:tabs>
          <w:tab w:val="right" w:pos="5954"/>
        </w:tabs>
        <w:spacing w:after="0"/>
      </w:pPr>
    </w:p>
    <w:p>
      <w:pPr>
        <w:tabs>
          <w:tab w:val="right" w:pos="5954"/>
        </w:tabs>
        <w:spacing w:after="0"/>
      </w:pPr>
    </w:p>
    <w:p>
      <w:pPr>
        <w:tabs>
          <w:tab w:val="right" w:pos="5954"/>
        </w:tabs>
        <w:spacing w:after="0"/>
      </w:pPr>
    </w:p>
    <w:p>
      <w:pPr>
        <w:tabs>
          <w:tab w:val="right" w:pos="5954"/>
        </w:tabs>
        <w:spacing w:after="0"/>
      </w:pPr>
      <w:r>
        <w:t xml:space="preserve"> </w:t>
      </w:r>
    </w:p>
    <w:p>
      <w:pPr>
        <w:tabs>
          <w:tab w:val="right" w:pos="5954"/>
        </w:tabs>
        <w:spacing w:after="0"/>
        <w:sectPr>
          <w:type w:val="continuous"/>
          <w:pgSz w:w="12240" w:h="15840"/>
          <w:pgMar w:top="1440" w:right="1440" w:bottom="1440" w:left="1440" w:header="720" w:footer="720" w:gutter="0"/>
          <w:cols w:space="720" w:num="1"/>
          <w:docGrid w:linePitch="360" w:charSpace="0"/>
        </w:sectPr>
      </w:pPr>
    </w:p>
    <w:p>
      <w:pPr>
        <w:tabs>
          <w:tab w:val="right" w:pos="5954"/>
        </w:tabs>
        <w:spacing w:after="0"/>
        <w:jc w:val="center"/>
        <w:rPr>
          <w:sz w:val="18"/>
          <w:szCs w:val="18"/>
        </w:rPr>
      </w:pPr>
      <m:oMath>
        <m:r>
          <m:rPr/>
          <w:rPr>
            <w:rFonts w:ascii="Cambria Math" w:hAnsi="Cambria Math"/>
            <w:sz w:val="18"/>
            <w:szCs w:val="18"/>
          </w:rPr>
          <m:t>θ/°</m:t>
        </m:r>
      </m:oMath>
      <w:r>
        <w:rPr>
          <w:sz w:val="18"/>
          <w:szCs w:val="18"/>
        </w:rPr>
        <w:t xml:space="preserve"> about</w:t>
      </w:r>
      <m:oMath>
        <m:r>
          <m:rPr/>
          <w:rPr>
            <w:rFonts w:ascii="Cambria Math" w:hAnsi="Cambria Math"/>
            <w:sz w:val="18"/>
            <w:szCs w:val="18"/>
          </w:rPr>
          <m:t xml:space="preserve"> t/s</m:t>
        </m:r>
      </m:oMath>
      <w:r>
        <w:rPr>
          <w:sz w:val="18"/>
          <w:szCs w:val="18"/>
        </w:rPr>
        <w:t xml:space="preserve"> from 0s to 30s</w:t>
      </w:r>
    </w:p>
    <w:p>
      <w:pPr>
        <w:tabs>
          <w:tab w:val="right" w:pos="5954"/>
        </w:tabs>
        <w:spacing w:after="0"/>
        <w:jc w:val="center"/>
        <w:rPr>
          <w:sz w:val="18"/>
          <w:szCs w:val="18"/>
        </w:rPr>
        <w:sectPr>
          <w:type w:val="continuous"/>
          <w:pgSz w:w="12240" w:h="15840"/>
          <w:pgMar w:top="1440" w:right="1440" w:bottom="1440" w:left="1440" w:header="720" w:footer="720" w:gutter="0"/>
          <w:cols w:space="720" w:num="2"/>
          <w:docGrid w:linePitch="360" w:charSpace="0"/>
        </w:sectPr>
      </w:pPr>
      <m:oMath>
        <m:r>
          <m:rPr/>
          <w:rPr>
            <w:rFonts w:ascii="Cambria Math" w:hAnsi="Cambria Math"/>
            <w:sz w:val="18"/>
            <w:szCs w:val="18"/>
          </w:rPr>
          <m:t>θ/°</m:t>
        </m:r>
      </m:oMath>
      <w:r>
        <w:rPr>
          <w:sz w:val="18"/>
          <w:szCs w:val="18"/>
        </w:rPr>
        <w:t xml:space="preserve"> about </w:t>
      </w:r>
      <m:oMath>
        <m:r>
          <m:rPr/>
          <w:rPr>
            <w:rFonts w:ascii="Cambria Math" w:hAnsi="Cambria Math"/>
            <w:sz w:val="18"/>
            <w:szCs w:val="18"/>
          </w:rPr>
          <m:t>t/s</m:t>
        </m:r>
      </m:oMath>
      <w:r>
        <w:rPr>
          <w:sz w:val="18"/>
          <w:szCs w:val="18"/>
        </w:rPr>
        <w:t xml:space="preserve"> from 0s to 5s</w:t>
      </w:r>
    </w:p>
    <w:p>
      <w:pPr>
        <w:tabs>
          <w:tab w:val="right" w:pos="5954"/>
        </w:tabs>
        <w:jc w:val="center"/>
        <w:rPr>
          <w:sz w:val="18"/>
          <w:szCs w:val="18"/>
        </w:rPr>
      </w:pPr>
      <w:r>
        <w:rPr>
          <w:sz w:val="18"/>
          <w:szCs w:val="18"/>
        </w:rPr>
        <w:t xml:space="preserve">Fig 7. Curves of </w:t>
      </w:r>
      <m:oMath>
        <m:r>
          <m:rPr/>
          <w:rPr>
            <w:rFonts w:ascii="Cambria Math" w:hAnsi="Cambria Math"/>
            <w:sz w:val="18"/>
            <w:szCs w:val="18"/>
          </w:rPr>
          <m:t>θ</m:t>
        </m:r>
      </m:oMath>
      <w:r>
        <w:rPr>
          <w:sz w:val="18"/>
          <w:szCs w:val="18"/>
        </w:rPr>
        <w:t xml:space="preserve"> about </w:t>
      </w:r>
      <m:oMath>
        <m:r>
          <m:rPr/>
          <w:rPr>
            <w:rFonts w:ascii="Cambria Math" w:hAnsi="Cambria Math"/>
            <w:sz w:val="18"/>
            <w:szCs w:val="18"/>
          </w:rPr>
          <m:t>t</m:t>
        </m:r>
      </m:oMath>
      <w:r>
        <w:rPr>
          <w:sz w:val="18"/>
          <w:szCs w:val="18"/>
        </w:rPr>
        <w:t xml:space="preserve"> [python]</w:t>
      </w:r>
    </w:p>
    <w:p>
      <w:pPr>
        <w:tabs>
          <w:tab w:val="right" w:pos="5954"/>
        </w:tabs>
      </w:pPr>
      <w:r>
        <w:t xml:space="preserve">While the primary goal of this rudimentary experiment was to confirm assumptions regarding small angle considerations, there is potential for additional calculations to be conducted. Taking all the variables, throughout the first method can get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=0.60±0.04 s</m:t>
        </m:r>
      </m:oMath>
      <w:r>
        <w:t xml:space="preserve">. Simultaneously, the outcome of the second method is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=0.58±0.06 s</m:t>
        </m:r>
      </m:oMath>
      <w:r>
        <w:t xml:space="preserve">. Notably, the results exhibit only a </w:t>
      </w:r>
      <m:oMath>
        <m:r>
          <m:rPr/>
          <w:rPr>
            <w:rFonts w:ascii="Cambria Math" w:hAnsi="Cambria Math"/>
          </w:rPr>
          <m:t>±5%</m:t>
        </m:r>
      </m:oMath>
      <w:r>
        <w:t xml:space="preserve"> deviation from the actual value, affirming the accuracy of both formulas concurrently.</w:t>
      </w:r>
    </w:p>
    <w:p>
      <w:pPr>
        <w:tabs>
          <w:tab w:val="right" w:pos="5954"/>
        </w:tabs>
      </w:pPr>
    </w:p>
    <w:p>
      <w:pPr>
        <w:pStyle w:val="3"/>
        <w:spacing w:after="160"/>
        <w:rPr>
          <w:rStyle w:val="31"/>
          <w:b/>
          <w:bCs/>
        </w:rPr>
      </w:pPr>
      <w:bookmarkStart w:id="11" w:name="_Toc157765176"/>
      <w:r>
        <w:rPr>
          <w:rStyle w:val="31"/>
          <w:b/>
          <w:bCs/>
        </w:rPr>
        <w:t>4.2 Analyze of Formal Experiment</w:t>
      </w:r>
      <w:bookmarkEnd w:id="11"/>
      <w:r>
        <w:rPr>
          <w:rStyle w:val="31"/>
          <w:b/>
          <w:bCs/>
        </w:rPr>
        <w:t xml:space="preserve"> </w:t>
      </w:r>
    </w:p>
    <w:p>
      <w:pPr>
        <w:tabs>
          <w:tab w:val="right" w:pos="5954"/>
        </w:tabs>
      </w:pPr>
      <w:r>
        <w:t xml:space="preserve"> </w:t>
      </w:r>
    </w:p>
    <w:p>
      <w:pPr>
        <w:tabs>
          <w:tab w:val="right" w:pos="5954"/>
        </w:tabs>
      </w:pPr>
      <w:r>
        <w:t>With a total mass of 110.70 grams and a</w:t>
      </w:r>
      <w:r>
        <w:rPr>
          <w:highlight w:val="yellow"/>
          <w:rPrChange w:id="34" w:author="Henry Hou" w:date="2024-02-21T14:07:43Z">
            <w:rPr/>
          </w:rPrChange>
        </w:rPr>
        <w:t xml:space="preserve"> volumetric capacity of 185.0 millimeters,</w:t>
      </w:r>
      <w:ins w:id="35" w:author="Henry Hou" w:date="2024-02-21T14:07:48Z">
        <w:r>
          <w:rPr>
            <w:rFonts w:hint="eastAsia"/>
            <w:highlight w:val="yellow"/>
            <w:lang w:val="en-US" w:eastAsia="zh-CN"/>
          </w:rPr>
          <w:t>这个</w:t>
        </w:r>
      </w:ins>
      <w:ins w:id="36" w:author="Henry Hou" w:date="2024-02-21T14:07:49Z">
        <w:r>
          <w:rPr>
            <w:rFonts w:hint="eastAsia"/>
            <w:highlight w:val="yellow"/>
            <w:lang w:val="en-US" w:eastAsia="zh-CN"/>
          </w:rPr>
          <w:t>是</w:t>
        </w:r>
      </w:ins>
      <w:ins w:id="37" w:author="Henry Hou" w:date="2024-02-21T14:07:50Z">
        <w:r>
          <w:rPr>
            <w:rFonts w:hint="eastAsia"/>
            <w:highlight w:val="yellow"/>
            <w:lang w:val="en-US" w:eastAsia="zh-CN"/>
          </w:rPr>
          <w:t>什么</w:t>
        </w:r>
      </w:ins>
      <w:ins w:id="38" w:author="Henry Hou" w:date="2024-02-21T14:07:55Z">
        <w:r>
          <w:rPr>
            <w:rFonts w:hint="eastAsia"/>
            <w:highlight w:val="yellow"/>
            <w:lang w:val="en-US" w:eastAsia="zh-CN"/>
          </w:rPr>
          <w:t>物理量</w:t>
        </w:r>
      </w:ins>
      <w:r>
        <w:t xml:space="preserve"> the container stands at an overall height of 20.55 centimeters. Its halves, each measuring 10 centimeters in length, feature square-shaped cross-sections with sides of 3 centimeters. Within each half, a confined space unfolds, defined by square cross-sections, each side measuring 2 centimeters.</w:t>
      </w:r>
    </w:p>
    <w:p>
      <w:pPr>
        <w:tabs>
          <w:tab w:val="right" w:pos="5954"/>
        </w:tabs>
      </w:pPr>
    </w:p>
    <w:p>
      <w:pPr>
        <w:tabs>
          <w:tab w:val="right" w:pos="5954"/>
        </w:tabs>
      </w:pPr>
      <w:r>
        <w:t>The following table presents fundamental data concerning nine distinct masses distributed across three different materials. It is important to note that the provided information is derived from measurements rather than predetermined parameters.</w:t>
      </w:r>
    </w:p>
    <w:tbl>
      <w:tblPr>
        <w:tblStyle w:val="38"/>
        <w:tblW w:w="0" w:type="auto"/>
        <w:jc w:val="cente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640"/>
        <w:gridCol w:w="981"/>
        <w:gridCol w:w="931"/>
        <w:gridCol w:w="700"/>
        <w:gridCol w:w="718"/>
        <w:gridCol w:w="718"/>
        <w:gridCol w:w="718"/>
        <w:gridCol w:w="718"/>
        <w:gridCol w:w="718"/>
        <w:gridCol w:w="886"/>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No.</w:t>
            </w:r>
          </w:p>
        </w:tc>
        <w:tc>
          <w:tcPr>
            <w:tcW w:w="8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material</w:t>
            </w:r>
          </w:p>
        </w:tc>
        <w:tc>
          <w:tcPr>
            <w:tcW w:w="82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A/cm^2</w:t>
            </w:r>
          </w:p>
        </w:tc>
        <w:tc>
          <w:tcPr>
            <w:tcW w:w="70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h/cm</w:t>
            </w:r>
          </w:p>
        </w:tc>
        <w:tc>
          <w:tcPr>
            <w:tcW w:w="5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V/ml</w:t>
            </w:r>
          </w:p>
        </w:tc>
        <w:tc>
          <w:tcPr>
            <w:tcW w:w="5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m1/g</w:t>
            </w:r>
          </w:p>
        </w:tc>
        <w:tc>
          <w:tcPr>
            <w:tcW w:w="5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m2/g</w:t>
            </w:r>
          </w:p>
        </w:tc>
        <w:tc>
          <w:tcPr>
            <w:tcW w:w="5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m3/g</w:t>
            </w:r>
          </w:p>
        </w:tc>
        <w:tc>
          <w:tcPr>
            <w:tcW w:w="58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m/g</w:t>
            </w:r>
          </w:p>
        </w:tc>
        <w:tc>
          <w:tcPr>
            <w:tcW w:w="800"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density</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shd w:val="clear" w:color="auto" w:fill="DEEAF6" w:themeFill="accent5" w:themeFillTint="33"/>
            <w:noWrap/>
            <w:vAlign w:val="center"/>
          </w:tcPr>
          <w:p>
            <w:pPr>
              <w:tabs>
                <w:tab w:val="right" w:pos="5954"/>
              </w:tabs>
              <w:spacing w:after="0" w:line="240" w:lineRule="auto"/>
              <w:rPr>
                <w:b/>
                <w:bCs/>
              </w:rPr>
            </w:pPr>
            <w:r>
              <w:rPr>
                <w:b/>
                <w:bCs/>
              </w:rPr>
              <w:t>1</w:t>
            </w:r>
          </w:p>
        </w:tc>
        <w:tc>
          <w:tcPr>
            <w:tcW w:w="880" w:type="dxa"/>
            <w:vMerge w:val="restart"/>
            <w:shd w:val="clear" w:color="auto" w:fill="DEEAF6" w:themeFill="accent5" w:themeFillTint="33"/>
            <w:noWrap/>
            <w:vAlign w:val="center"/>
          </w:tcPr>
          <w:p>
            <w:pPr>
              <w:tabs>
                <w:tab w:val="right" w:pos="5954"/>
              </w:tabs>
              <w:spacing w:after="0" w:line="240" w:lineRule="auto"/>
            </w:pPr>
            <w:r>
              <w:t>plastic</w:t>
            </w:r>
          </w:p>
        </w:tc>
        <w:tc>
          <w:tcPr>
            <w:tcW w:w="820" w:type="dxa"/>
            <w:shd w:val="clear" w:color="auto" w:fill="DEEAF6" w:themeFill="accent5" w:themeFillTint="33"/>
            <w:noWrap/>
            <w:vAlign w:val="center"/>
          </w:tcPr>
          <w:p>
            <w:pPr>
              <w:tabs>
                <w:tab w:val="right" w:pos="5954"/>
              </w:tabs>
              <w:spacing w:after="0" w:line="240" w:lineRule="auto"/>
            </w:pPr>
            <w:r>
              <w:t>2.00</w:t>
            </w:r>
          </w:p>
        </w:tc>
        <w:tc>
          <w:tcPr>
            <w:tcW w:w="700" w:type="dxa"/>
            <w:shd w:val="clear" w:color="auto" w:fill="DEEAF6" w:themeFill="accent5" w:themeFillTint="33"/>
            <w:noWrap/>
            <w:vAlign w:val="center"/>
          </w:tcPr>
          <w:p>
            <w:pPr>
              <w:tabs>
                <w:tab w:val="right" w:pos="5954"/>
              </w:tabs>
              <w:spacing w:after="0" w:line="240" w:lineRule="auto"/>
            </w:pPr>
            <w:r>
              <w:t>2.82</w:t>
            </w:r>
          </w:p>
        </w:tc>
        <w:tc>
          <w:tcPr>
            <w:tcW w:w="580" w:type="dxa"/>
            <w:shd w:val="clear" w:color="auto" w:fill="DEEAF6" w:themeFill="accent5" w:themeFillTint="33"/>
            <w:noWrap/>
            <w:vAlign w:val="center"/>
          </w:tcPr>
          <w:p>
            <w:pPr>
              <w:tabs>
                <w:tab w:val="right" w:pos="5954"/>
              </w:tabs>
              <w:spacing w:after="0" w:line="240" w:lineRule="auto"/>
            </w:pPr>
            <w:r>
              <w:t>5.64</w:t>
            </w:r>
          </w:p>
        </w:tc>
        <w:tc>
          <w:tcPr>
            <w:tcW w:w="580" w:type="dxa"/>
            <w:shd w:val="clear" w:color="auto" w:fill="DEEAF6" w:themeFill="accent5" w:themeFillTint="33"/>
            <w:noWrap/>
            <w:vAlign w:val="center"/>
          </w:tcPr>
          <w:p>
            <w:pPr>
              <w:tabs>
                <w:tab w:val="right" w:pos="5954"/>
              </w:tabs>
              <w:spacing w:after="0" w:line="240" w:lineRule="auto"/>
            </w:pPr>
            <w:r>
              <w:t>7.78</w:t>
            </w:r>
          </w:p>
        </w:tc>
        <w:tc>
          <w:tcPr>
            <w:tcW w:w="580" w:type="dxa"/>
            <w:shd w:val="clear" w:color="auto" w:fill="DEEAF6" w:themeFill="accent5" w:themeFillTint="33"/>
            <w:noWrap/>
            <w:vAlign w:val="center"/>
          </w:tcPr>
          <w:p>
            <w:pPr>
              <w:tabs>
                <w:tab w:val="right" w:pos="5954"/>
              </w:tabs>
              <w:spacing w:after="0" w:line="240" w:lineRule="auto"/>
            </w:pPr>
            <w:r>
              <w:t>7.76</w:t>
            </w:r>
          </w:p>
        </w:tc>
        <w:tc>
          <w:tcPr>
            <w:tcW w:w="580" w:type="dxa"/>
            <w:shd w:val="clear" w:color="auto" w:fill="DEEAF6" w:themeFill="accent5" w:themeFillTint="33"/>
            <w:noWrap/>
            <w:vAlign w:val="center"/>
          </w:tcPr>
          <w:p>
            <w:pPr>
              <w:tabs>
                <w:tab w:val="right" w:pos="5954"/>
              </w:tabs>
              <w:spacing w:after="0" w:line="240" w:lineRule="auto"/>
            </w:pPr>
            <w:r>
              <w:t>7.76</w:t>
            </w:r>
          </w:p>
        </w:tc>
        <w:tc>
          <w:tcPr>
            <w:tcW w:w="580" w:type="dxa"/>
            <w:shd w:val="clear" w:color="auto" w:fill="DEEAF6" w:themeFill="accent5" w:themeFillTint="33"/>
            <w:noWrap/>
            <w:vAlign w:val="center"/>
          </w:tcPr>
          <w:p>
            <w:pPr>
              <w:tabs>
                <w:tab w:val="right" w:pos="5954"/>
              </w:tabs>
              <w:spacing w:after="0" w:line="240" w:lineRule="auto"/>
            </w:pPr>
            <w:r>
              <w:t>7.77</w:t>
            </w:r>
          </w:p>
        </w:tc>
        <w:tc>
          <w:tcPr>
            <w:tcW w:w="800" w:type="dxa"/>
            <w:shd w:val="clear" w:color="auto" w:fill="DEEAF6" w:themeFill="accent5" w:themeFillTint="33"/>
            <w:noWrap/>
            <w:vAlign w:val="center"/>
          </w:tcPr>
          <w:p>
            <w:pPr>
              <w:tabs>
                <w:tab w:val="right" w:pos="5954"/>
              </w:tabs>
              <w:spacing w:after="0" w:line="240" w:lineRule="auto"/>
            </w:pPr>
            <w:r>
              <w:t>1.38</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noWrap/>
            <w:vAlign w:val="center"/>
          </w:tcPr>
          <w:p>
            <w:pPr>
              <w:tabs>
                <w:tab w:val="right" w:pos="5954"/>
              </w:tabs>
              <w:spacing w:after="0" w:line="240" w:lineRule="auto"/>
              <w:rPr>
                <w:b/>
                <w:bCs/>
              </w:rPr>
            </w:pPr>
            <w:r>
              <w:rPr>
                <w:b/>
                <w:bCs/>
              </w:rPr>
              <w:t>2</w:t>
            </w:r>
          </w:p>
        </w:tc>
        <w:tc>
          <w:tcPr>
            <w:tcW w:w="880" w:type="dxa"/>
            <w:vMerge w:val="continue"/>
            <w:vAlign w:val="center"/>
          </w:tcPr>
          <w:p>
            <w:pPr>
              <w:tabs>
                <w:tab w:val="right" w:pos="5954"/>
              </w:tabs>
              <w:spacing w:after="0" w:line="240" w:lineRule="auto"/>
            </w:pPr>
          </w:p>
        </w:tc>
        <w:tc>
          <w:tcPr>
            <w:tcW w:w="820" w:type="dxa"/>
            <w:noWrap/>
            <w:vAlign w:val="center"/>
          </w:tcPr>
          <w:p>
            <w:pPr>
              <w:tabs>
                <w:tab w:val="right" w:pos="5954"/>
              </w:tabs>
              <w:spacing w:after="0" w:line="240" w:lineRule="auto"/>
            </w:pPr>
            <w:r>
              <w:t>2.00</w:t>
            </w:r>
          </w:p>
        </w:tc>
        <w:tc>
          <w:tcPr>
            <w:tcW w:w="700" w:type="dxa"/>
            <w:noWrap/>
            <w:vAlign w:val="center"/>
          </w:tcPr>
          <w:p>
            <w:pPr>
              <w:tabs>
                <w:tab w:val="right" w:pos="5954"/>
              </w:tabs>
              <w:spacing w:after="0" w:line="240" w:lineRule="auto"/>
            </w:pPr>
            <w:r>
              <w:t>4.00</w:t>
            </w:r>
          </w:p>
        </w:tc>
        <w:tc>
          <w:tcPr>
            <w:tcW w:w="580" w:type="dxa"/>
            <w:noWrap/>
            <w:vAlign w:val="center"/>
          </w:tcPr>
          <w:p>
            <w:pPr>
              <w:tabs>
                <w:tab w:val="right" w:pos="5954"/>
              </w:tabs>
              <w:spacing w:after="0" w:line="240" w:lineRule="auto"/>
            </w:pPr>
            <w:r>
              <w:t>8.00</w:t>
            </w:r>
          </w:p>
        </w:tc>
        <w:tc>
          <w:tcPr>
            <w:tcW w:w="580" w:type="dxa"/>
            <w:noWrap/>
            <w:vAlign w:val="center"/>
          </w:tcPr>
          <w:p>
            <w:pPr>
              <w:tabs>
                <w:tab w:val="right" w:pos="5954"/>
              </w:tabs>
              <w:spacing w:after="0" w:line="240" w:lineRule="auto"/>
            </w:pPr>
            <w:r>
              <w:t>10.97</w:t>
            </w:r>
          </w:p>
        </w:tc>
        <w:tc>
          <w:tcPr>
            <w:tcW w:w="580" w:type="dxa"/>
            <w:noWrap/>
            <w:vAlign w:val="center"/>
          </w:tcPr>
          <w:p>
            <w:pPr>
              <w:tabs>
                <w:tab w:val="right" w:pos="5954"/>
              </w:tabs>
              <w:spacing w:after="0" w:line="240" w:lineRule="auto"/>
            </w:pPr>
            <w:r>
              <w:t>10.98</w:t>
            </w:r>
          </w:p>
        </w:tc>
        <w:tc>
          <w:tcPr>
            <w:tcW w:w="580" w:type="dxa"/>
            <w:noWrap/>
            <w:vAlign w:val="center"/>
          </w:tcPr>
          <w:p>
            <w:pPr>
              <w:tabs>
                <w:tab w:val="right" w:pos="5954"/>
              </w:tabs>
              <w:spacing w:after="0" w:line="240" w:lineRule="auto"/>
            </w:pPr>
            <w:r>
              <w:t>11.02</w:t>
            </w:r>
          </w:p>
        </w:tc>
        <w:tc>
          <w:tcPr>
            <w:tcW w:w="580" w:type="dxa"/>
            <w:noWrap/>
            <w:vAlign w:val="center"/>
          </w:tcPr>
          <w:p>
            <w:pPr>
              <w:tabs>
                <w:tab w:val="right" w:pos="5954"/>
              </w:tabs>
              <w:spacing w:after="0" w:line="240" w:lineRule="auto"/>
            </w:pPr>
            <w:r>
              <w:t>10.99</w:t>
            </w:r>
          </w:p>
        </w:tc>
        <w:tc>
          <w:tcPr>
            <w:tcW w:w="800" w:type="dxa"/>
            <w:noWrap/>
            <w:vAlign w:val="center"/>
          </w:tcPr>
          <w:p>
            <w:pPr>
              <w:tabs>
                <w:tab w:val="right" w:pos="5954"/>
              </w:tabs>
              <w:spacing w:after="0" w:line="240" w:lineRule="auto"/>
            </w:pPr>
            <w:r>
              <w:t>1.37</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shd w:val="clear" w:color="auto" w:fill="DEEAF6" w:themeFill="accent5" w:themeFillTint="33"/>
            <w:noWrap/>
            <w:vAlign w:val="center"/>
          </w:tcPr>
          <w:p>
            <w:pPr>
              <w:tabs>
                <w:tab w:val="right" w:pos="5954"/>
              </w:tabs>
              <w:spacing w:after="0" w:line="240" w:lineRule="auto"/>
              <w:rPr>
                <w:b/>
                <w:bCs/>
              </w:rPr>
            </w:pPr>
            <w:r>
              <w:rPr>
                <w:b/>
                <w:bCs/>
              </w:rPr>
              <w:t>3</w:t>
            </w:r>
          </w:p>
        </w:tc>
        <w:tc>
          <w:tcPr>
            <w:tcW w:w="880" w:type="dxa"/>
            <w:vMerge w:val="continue"/>
            <w:shd w:val="clear" w:color="auto" w:fill="DEEAF6" w:themeFill="accent5" w:themeFillTint="33"/>
            <w:vAlign w:val="center"/>
          </w:tcPr>
          <w:p>
            <w:pPr>
              <w:tabs>
                <w:tab w:val="right" w:pos="5954"/>
              </w:tabs>
              <w:spacing w:after="0" w:line="240" w:lineRule="auto"/>
            </w:pPr>
          </w:p>
        </w:tc>
        <w:tc>
          <w:tcPr>
            <w:tcW w:w="820" w:type="dxa"/>
            <w:shd w:val="clear" w:color="auto" w:fill="DEEAF6" w:themeFill="accent5" w:themeFillTint="33"/>
            <w:noWrap/>
            <w:vAlign w:val="center"/>
          </w:tcPr>
          <w:p>
            <w:pPr>
              <w:tabs>
                <w:tab w:val="right" w:pos="5954"/>
              </w:tabs>
              <w:spacing w:after="0" w:line="240" w:lineRule="auto"/>
            </w:pPr>
            <w:r>
              <w:t>2.00</w:t>
            </w:r>
          </w:p>
        </w:tc>
        <w:tc>
          <w:tcPr>
            <w:tcW w:w="700" w:type="dxa"/>
            <w:shd w:val="clear" w:color="auto" w:fill="DEEAF6" w:themeFill="accent5" w:themeFillTint="33"/>
            <w:noWrap/>
            <w:vAlign w:val="center"/>
          </w:tcPr>
          <w:p>
            <w:pPr>
              <w:tabs>
                <w:tab w:val="right" w:pos="5954"/>
              </w:tabs>
              <w:spacing w:after="0" w:line="240" w:lineRule="auto"/>
            </w:pPr>
            <w:r>
              <w:t>4.68</w:t>
            </w:r>
          </w:p>
        </w:tc>
        <w:tc>
          <w:tcPr>
            <w:tcW w:w="580" w:type="dxa"/>
            <w:shd w:val="clear" w:color="auto" w:fill="DEEAF6" w:themeFill="accent5" w:themeFillTint="33"/>
            <w:noWrap/>
            <w:vAlign w:val="center"/>
          </w:tcPr>
          <w:p>
            <w:pPr>
              <w:tabs>
                <w:tab w:val="right" w:pos="5954"/>
              </w:tabs>
              <w:spacing w:after="0" w:line="240" w:lineRule="auto"/>
            </w:pPr>
            <w:r>
              <w:t>9.36</w:t>
            </w:r>
          </w:p>
        </w:tc>
        <w:tc>
          <w:tcPr>
            <w:tcW w:w="580" w:type="dxa"/>
            <w:shd w:val="clear" w:color="auto" w:fill="DEEAF6" w:themeFill="accent5" w:themeFillTint="33"/>
            <w:noWrap/>
            <w:vAlign w:val="center"/>
          </w:tcPr>
          <w:p>
            <w:pPr>
              <w:tabs>
                <w:tab w:val="right" w:pos="5954"/>
              </w:tabs>
              <w:spacing w:after="0" w:line="240" w:lineRule="auto"/>
            </w:pPr>
            <w:r>
              <w:t>11.47</w:t>
            </w:r>
          </w:p>
        </w:tc>
        <w:tc>
          <w:tcPr>
            <w:tcW w:w="580" w:type="dxa"/>
            <w:shd w:val="clear" w:color="auto" w:fill="DEEAF6" w:themeFill="accent5" w:themeFillTint="33"/>
            <w:noWrap/>
            <w:vAlign w:val="center"/>
          </w:tcPr>
          <w:p>
            <w:pPr>
              <w:tabs>
                <w:tab w:val="right" w:pos="5954"/>
              </w:tabs>
              <w:spacing w:after="0" w:line="240" w:lineRule="auto"/>
            </w:pPr>
            <w:r>
              <w:t>11.48</w:t>
            </w:r>
          </w:p>
        </w:tc>
        <w:tc>
          <w:tcPr>
            <w:tcW w:w="580" w:type="dxa"/>
            <w:shd w:val="clear" w:color="auto" w:fill="DEEAF6" w:themeFill="accent5" w:themeFillTint="33"/>
            <w:noWrap/>
            <w:vAlign w:val="center"/>
          </w:tcPr>
          <w:p>
            <w:pPr>
              <w:tabs>
                <w:tab w:val="right" w:pos="5954"/>
              </w:tabs>
              <w:spacing w:after="0" w:line="240" w:lineRule="auto"/>
            </w:pPr>
            <w:r>
              <w:t>11.47</w:t>
            </w:r>
          </w:p>
        </w:tc>
        <w:tc>
          <w:tcPr>
            <w:tcW w:w="580" w:type="dxa"/>
            <w:shd w:val="clear" w:color="auto" w:fill="DEEAF6" w:themeFill="accent5" w:themeFillTint="33"/>
            <w:noWrap/>
            <w:vAlign w:val="center"/>
          </w:tcPr>
          <w:p>
            <w:pPr>
              <w:tabs>
                <w:tab w:val="right" w:pos="5954"/>
              </w:tabs>
              <w:spacing w:after="0" w:line="240" w:lineRule="auto"/>
            </w:pPr>
            <w:r>
              <w:t>11.47</w:t>
            </w:r>
          </w:p>
        </w:tc>
        <w:tc>
          <w:tcPr>
            <w:tcW w:w="800" w:type="dxa"/>
            <w:shd w:val="clear" w:color="auto" w:fill="DEEAF6" w:themeFill="accent5" w:themeFillTint="33"/>
            <w:noWrap/>
            <w:vAlign w:val="center"/>
          </w:tcPr>
          <w:p>
            <w:pPr>
              <w:tabs>
                <w:tab w:val="right" w:pos="5954"/>
              </w:tabs>
              <w:spacing w:after="0" w:line="240" w:lineRule="auto"/>
            </w:pPr>
            <w:r>
              <w:t>1.23</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noWrap/>
            <w:vAlign w:val="center"/>
          </w:tcPr>
          <w:p>
            <w:pPr>
              <w:tabs>
                <w:tab w:val="right" w:pos="5954"/>
              </w:tabs>
              <w:spacing w:after="0" w:line="240" w:lineRule="auto"/>
              <w:rPr>
                <w:b/>
                <w:bCs/>
              </w:rPr>
            </w:pPr>
            <w:r>
              <w:rPr>
                <w:b/>
                <w:bCs/>
              </w:rPr>
              <w:t>4</w:t>
            </w:r>
          </w:p>
        </w:tc>
        <w:tc>
          <w:tcPr>
            <w:tcW w:w="880" w:type="dxa"/>
            <w:vMerge w:val="restart"/>
            <w:noWrap/>
            <w:vAlign w:val="center"/>
          </w:tcPr>
          <w:p>
            <w:pPr>
              <w:tabs>
                <w:tab w:val="right" w:pos="5954"/>
              </w:tabs>
              <w:spacing w:after="0" w:line="240" w:lineRule="auto"/>
            </w:pPr>
            <w:r>
              <w:t>Al</w:t>
            </w:r>
          </w:p>
        </w:tc>
        <w:tc>
          <w:tcPr>
            <w:tcW w:w="820" w:type="dxa"/>
            <w:noWrap/>
            <w:vAlign w:val="center"/>
          </w:tcPr>
          <w:p>
            <w:pPr>
              <w:tabs>
                <w:tab w:val="right" w:pos="5954"/>
              </w:tabs>
              <w:spacing w:after="0" w:line="240" w:lineRule="auto"/>
            </w:pPr>
            <w:r>
              <w:t>2.00</w:t>
            </w:r>
          </w:p>
        </w:tc>
        <w:tc>
          <w:tcPr>
            <w:tcW w:w="700" w:type="dxa"/>
            <w:noWrap/>
            <w:vAlign w:val="center"/>
          </w:tcPr>
          <w:p>
            <w:pPr>
              <w:tabs>
                <w:tab w:val="right" w:pos="5954"/>
              </w:tabs>
              <w:spacing w:after="0" w:line="240" w:lineRule="auto"/>
            </w:pPr>
            <w:r>
              <w:t>3.34</w:t>
            </w:r>
          </w:p>
        </w:tc>
        <w:tc>
          <w:tcPr>
            <w:tcW w:w="580" w:type="dxa"/>
            <w:noWrap/>
            <w:vAlign w:val="center"/>
          </w:tcPr>
          <w:p>
            <w:pPr>
              <w:tabs>
                <w:tab w:val="right" w:pos="5954"/>
              </w:tabs>
              <w:spacing w:after="0" w:line="240" w:lineRule="auto"/>
            </w:pPr>
            <w:r>
              <w:t>6.68</w:t>
            </w:r>
          </w:p>
        </w:tc>
        <w:tc>
          <w:tcPr>
            <w:tcW w:w="580" w:type="dxa"/>
            <w:noWrap/>
            <w:vAlign w:val="center"/>
          </w:tcPr>
          <w:p>
            <w:pPr>
              <w:tabs>
                <w:tab w:val="right" w:pos="5954"/>
              </w:tabs>
              <w:spacing w:after="0" w:line="240" w:lineRule="auto"/>
            </w:pPr>
            <w:r>
              <w:t>16.63</w:t>
            </w:r>
          </w:p>
        </w:tc>
        <w:tc>
          <w:tcPr>
            <w:tcW w:w="580" w:type="dxa"/>
            <w:noWrap/>
            <w:vAlign w:val="center"/>
          </w:tcPr>
          <w:p>
            <w:pPr>
              <w:tabs>
                <w:tab w:val="right" w:pos="5954"/>
              </w:tabs>
              <w:spacing w:after="0" w:line="240" w:lineRule="auto"/>
            </w:pPr>
            <w:r>
              <w:t>16.63</w:t>
            </w:r>
          </w:p>
        </w:tc>
        <w:tc>
          <w:tcPr>
            <w:tcW w:w="580" w:type="dxa"/>
            <w:noWrap/>
            <w:vAlign w:val="center"/>
          </w:tcPr>
          <w:p>
            <w:pPr>
              <w:tabs>
                <w:tab w:val="right" w:pos="5954"/>
              </w:tabs>
              <w:spacing w:after="0" w:line="240" w:lineRule="auto"/>
            </w:pPr>
            <w:r>
              <w:t>16.63</w:t>
            </w:r>
          </w:p>
        </w:tc>
        <w:tc>
          <w:tcPr>
            <w:tcW w:w="580" w:type="dxa"/>
            <w:noWrap/>
            <w:vAlign w:val="center"/>
          </w:tcPr>
          <w:p>
            <w:pPr>
              <w:tabs>
                <w:tab w:val="right" w:pos="5954"/>
              </w:tabs>
              <w:spacing w:after="0" w:line="240" w:lineRule="auto"/>
            </w:pPr>
            <w:r>
              <w:t>16.63</w:t>
            </w:r>
          </w:p>
        </w:tc>
        <w:tc>
          <w:tcPr>
            <w:tcW w:w="800" w:type="dxa"/>
            <w:noWrap/>
            <w:vAlign w:val="center"/>
          </w:tcPr>
          <w:p>
            <w:pPr>
              <w:tabs>
                <w:tab w:val="right" w:pos="5954"/>
              </w:tabs>
              <w:spacing w:after="0" w:line="240" w:lineRule="auto"/>
            </w:pPr>
            <w:r>
              <w:t>2.49</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shd w:val="clear" w:color="auto" w:fill="DEEAF6" w:themeFill="accent5" w:themeFillTint="33"/>
            <w:noWrap/>
            <w:vAlign w:val="center"/>
          </w:tcPr>
          <w:p>
            <w:pPr>
              <w:tabs>
                <w:tab w:val="right" w:pos="5954"/>
              </w:tabs>
              <w:spacing w:after="0" w:line="240" w:lineRule="auto"/>
              <w:rPr>
                <w:b/>
                <w:bCs/>
              </w:rPr>
            </w:pPr>
            <w:r>
              <w:rPr>
                <w:b/>
                <w:bCs/>
              </w:rPr>
              <w:t>5</w:t>
            </w:r>
          </w:p>
        </w:tc>
        <w:tc>
          <w:tcPr>
            <w:tcW w:w="880" w:type="dxa"/>
            <w:vMerge w:val="continue"/>
            <w:shd w:val="clear" w:color="auto" w:fill="DEEAF6" w:themeFill="accent5" w:themeFillTint="33"/>
            <w:vAlign w:val="center"/>
          </w:tcPr>
          <w:p>
            <w:pPr>
              <w:tabs>
                <w:tab w:val="right" w:pos="5954"/>
              </w:tabs>
              <w:spacing w:after="0" w:line="240" w:lineRule="auto"/>
            </w:pPr>
          </w:p>
        </w:tc>
        <w:tc>
          <w:tcPr>
            <w:tcW w:w="820" w:type="dxa"/>
            <w:shd w:val="clear" w:color="auto" w:fill="DEEAF6" w:themeFill="accent5" w:themeFillTint="33"/>
            <w:noWrap/>
            <w:vAlign w:val="center"/>
          </w:tcPr>
          <w:p>
            <w:pPr>
              <w:tabs>
                <w:tab w:val="right" w:pos="5954"/>
              </w:tabs>
              <w:spacing w:after="0" w:line="240" w:lineRule="auto"/>
            </w:pPr>
            <w:r>
              <w:t>2.00</w:t>
            </w:r>
          </w:p>
        </w:tc>
        <w:tc>
          <w:tcPr>
            <w:tcW w:w="700" w:type="dxa"/>
            <w:shd w:val="clear" w:color="auto" w:fill="DEEAF6" w:themeFill="accent5" w:themeFillTint="33"/>
            <w:noWrap/>
            <w:vAlign w:val="center"/>
          </w:tcPr>
          <w:p>
            <w:pPr>
              <w:tabs>
                <w:tab w:val="right" w:pos="5954"/>
              </w:tabs>
              <w:spacing w:after="0" w:line="240" w:lineRule="auto"/>
            </w:pPr>
            <w:r>
              <w:t>4.32</w:t>
            </w:r>
          </w:p>
        </w:tc>
        <w:tc>
          <w:tcPr>
            <w:tcW w:w="580" w:type="dxa"/>
            <w:shd w:val="clear" w:color="auto" w:fill="DEEAF6" w:themeFill="accent5" w:themeFillTint="33"/>
            <w:noWrap/>
            <w:vAlign w:val="center"/>
          </w:tcPr>
          <w:p>
            <w:pPr>
              <w:tabs>
                <w:tab w:val="right" w:pos="5954"/>
              </w:tabs>
              <w:spacing w:after="0" w:line="240" w:lineRule="auto"/>
            </w:pPr>
            <w:r>
              <w:t>8.64</w:t>
            </w:r>
          </w:p>
        </w:tc>
        <w:tc>
          <w:tcPr>
            <w:tcW w:w="580" w:type="dxa"/>
            <w:shd w:val="clear" w:color="auto" w:fill="DEEAF6" w:themeFill="accent5" w:themeFillTint="33"/>
            <w:noWrap/>
            <w:vAlign w:val="center"/>
          </w:tcPr>
          <w:p>
            <w:pPr>
              <w:tabs>
                <w:tab w:val="right" w:pos="5954"/>
              </w:tabs>
              <w:spacing w:after="0" w:line="240" w:lineRule="auto"/>
            </w:pPr>
            <w:r>
              <w:t>22.10</w:t>
            </w:r>
          </w:p>
        </w:tc>
        <w:tc>
          <w:tcPr>
            <w:tcW w:w="580" w:type="dxa"/>
            <w:shd w:val="clear" w:color="auto" w:fill="DEEAF6" w:themeFill="accent5" w:themeFillTint="33"/>
            <w:noWrap/>
            <w:vAlign w:val="center"/>
          </w:tcPr>
          <w:p>
            <w:pPr>
              <w:tabs>
                <w:tab w:val="right" w:pos="5954"/>
              </w:tabs>
              <w:spacing w:after="0" w:line="240" w:lineRule="auto"/>
            </w:pPr>
            <w:r>
              <w:t>22.08</w:t>
            </w:r>
          </w:p>
        </w:tc>
        <w:tc>
          <w:tcPr>
            <w:tcW w:w="580" w:type="dxa"/>
            <w:shd w:val="clear" w:color="auto" w:fill="DEEAF6" w:themeFill="accent5" w:themeFillTint="33"/>
            <w:noWrap/>
            <w:vAlign w:val="center"/>
          </w:tcPr>
          <w:p>
            <w:pPr>
              <w:tabs>
                <w:tab w:val="right" w:pos="5954"/>
              </w:tabs>
              <w:spacing w:after="0" w:line="240" w:lineRule="auto"/>
            </w:pPr>
            <w:r>
              <w:t>22.08</w:t>
            </w:r>
          </w:p>
        </w:tc>
        <w:tc>
          <w:tcPr>
            <w:tcW w:w="580" w:type="dxa"/>
            <w:shd w:val="clear" w:color="auto" w:fill="DEEAF6" w:themeFill="accent5" w:themeFillTint="33"/>
            <w:noWrap/>
            <w:vAlign w:val="center"/>
          </w:tcPr>
          <w:p>
            <w:pPr>
              <w:tabs>
                <w:tab w:val="right" w:pos="5954"/>
              </w:tabs>
              <w:spacing w:after="0" w:line="240" w:lineRule="auto"/>
            </w:pPr>
            <w:r>
              <w:t>22.09</w:t>
            </w:r>
          </w:p>
        </w:tc>
        <w:tc>
          <w:tcPr>
            <w:tcW w:w="800" w:type="dxa"/>
            <w:shd w:val="clear" w:color="auto" w:fill="DEEAF6" w:themeFill="accent5" w:themeFillTint="33"/>
            <w:noWrap/>
            <w:vAlign w:val="center"/>
          </w:tcPr>
          <w:p>
            <w:pPr>
              <w:tabs>
                <w:tab w:val="right" w:pos="5954"/>
              </w:tabs>
              <w:spacing w:after="0" w:line="240" w:lineRule="auto"/>
            </w:pPr>
            <w:r>
              <w:t>2.56</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noWrap/>
            <w:vAlign w:val="center"/>
          </w:tcPr>
          <w:p>
            <w:pPr>
              <w:tabs>
                <w:tab w:val="right" w:pos="5954"/>
              </w:tabs>
              <w:spacing w:after="0" w:line="240" w:lineRule="auto"/>
              <w:rPr>
                <w:b/>
                <w:bCs/>
              </w:rPr>
            </w:pPr>
            <w:r>
              <w:rPr>
                <w:b/>
                <w:bCs/>
              </w:rPr>
              <w:t>6</w:t>
            </w:r>
          </w:p>
        </w:tc>
        <w:tc>
          <w:tcPr>
            <w:tcW w:w="880" w:type="dxa"/>
            <w:vMerge w:val="continue"/>
            <w:vAlign w:val="center"/>
          </w:tcPr>
          <w:p>
            <w:pPr>
              <w:tabs>
                <w:tab w:val="right" w:pos="5954"/>
              </w:tabs>
              <w:spacing w:after="0" w:line="240" w:lineRule="auto"/>
            </w:pPr>
          </w:p>
        </w:tc>
        <w:tc>
          <w:tcPr>
            <w:tcW w:w="820" w:type="dxa"/>
            <w:noWrap/>
            <w:vAlign w:val="center"/>
          </w:tcPr>
          <w:p>
            <w:pPr>
              <w:tabs>
                <w:tab w:val="right" w:pos="5954"/>
              </w:tabs>
              <w:spacing w:after="0" w:line="240" w:lineRule="auto"/>
            </w:pPr>
            <w:r>
              <w:t>2.00</w:t>
            </w:r>
          </w:p>
        </w:tc>
        <w:tc>
          <w:tcPr>
            <w:tcW w:w="700" w:type="dxa"/>
            <w:noWrap/>
            <w:vAlign w:val="center"/>
          </w:tcPr>
          <w:p>
            <w:pPr>
              <w:tabs>
                <w:tab w:val="right" w:pos="5954"/>
              </w:tabs>
              <w:spacing w:after="0" w:line="240" w:lineRule="auto"/>
            </w:pPr>
            <w:r>
              <w:t>5.34</w:t>
            </w:r>
          </w:p>
        </w:tc>
        <w:tc>
          <w:tcPr>
            <w:tcW w:w="580" w:type="dxa"/>
            <w:noWrap/>
            <w:vAlign w:val="center"/>
          </w:tcPr>
          <w:p>
            <w:pPr>
              <w:tabs>
                <w:tab w:val="right" w:pos="5954"/>
              </w:tabs>
              <w:spacing w:after="0" w:line="240" w:lineRule="auto"/>
            </w:pPr>
            <w:r>
              <w:t>10.68</w:t>
            </w:r>
          </w:p>
        </w:tc>
        <w:tc>
          <w:tcPr>
            <w:tcW w:w="580" w:type="dxa"/>
            <w:noWrap/>
            <w:vAlign w:val="center"/>
          </w:tcPr>
          <w:p>
            <w:pPr>
              <w:tabs>
                <w:tab w:val="right" w:pos="5954"/>
              </w:tabs>
              <w:spacing w:after="0" w:line="240" w:lineRule="auto"/>
            </w:pPr>
            <w:r>
              <w:t>27.64</w:t>
            </w:r>
          </w:p>
        </w:tc>
        <w:tc>
          <w:tcPr>
            <w:tcW w:w="580" w:type="dxa"/>
            <w:noWrap/>
            <w:vAlign w:val="center"/>
          </w:tcPr>
          <w:p>
            <w:pPr>
              <w:tabs>
                <w:tab w:val="right" w:pos="5954"/>
              </w:tabs>
              <w:spacing w:after="0" w:line="240" w:lineRule="auto"/>
            </w:pPr>
            <w:r>
              <w:t>27.64</w:t>
            </w:r>
          </w:p>
        </w:tc>
        <w:tc>
          <w:tcPr>
            <w:tcW w:w="580" w:type="dxa"/>
            <w:noWrap/>
            <w:vAlign w:val="center"/>
          </w:tcPr>
          <w:p>
            <w:pPr>
              <w:tabs>
                <w:tab w:val="right" w:pos="5954"/>
              </w:tabs>
              <w:spacing w:after="0" w:line="240" w:lineRule="auto"/>
            </w:pPr>
            <w:r>
              <w:t>27.62</w:t>
            </w:r>
          </w:p>
        </w:tc>
        <w:tc>
          <w:tcPr>
            <w:tcW w:w="580" w:type="dxa"/>
            <w:noWrap/>
            <w:vAlign w:val="center"/>
          </w:tcPr>
          <w:p>
            <w:pPr>
              <w:tabs>
                <w:tab w:val="right" w:pos="5954"/>
              </w:tabs>
              <w:spacing w:after="0" w:line="240" w:lineRule="auto"/>
            </w:pPr>
            <w:r>
              <w:t>27.63</w:t>
            </w:r>
          </w:p>
        </w:tc>
        <w:tc>
          <w:tcPr>
            <w:tcW w:w="800" w:type="dxa"/>
            <w:noWrap/>
            <w:vAlign w:val="center"/>
          </w:tcPr>
          <w:p>
            <w:pPr>
              <w:tabs>
                <w:tab w:val="right" w:pos="5954"/>
              </w:tabs>
              <w:spacing w:after="0" w:line="240" w:lineRule="auto"/>
            </w:pPr>
            <w:r>
              <w:t>2.59</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shd w:val="clear" w:color="auto" w:fill="DEEAF6" w:themeFill="accent5" w:themeFillTint="33"/>
            <w:noWrap/>
            <w:vAlign w:val="center"/>
          </w:tcPr>
          <w:p>
            <w:pPr>
              <w:tabs>
                <w:tab w:val="right" w:pos="5954"/>
              </w:tabs>
              <w:spacing w:after="0" w:line="240" w:lineRule="auto"/>
              <w:rPr>
                <w:b/>
                <w:bCs/>
              </w:rPr>
            </w:pPr>
            <w:r>
              <w:rPr>
                <w:b/>
                <w:bCs/>
              </w:rPr>
              <w:t>7</w:t>
            </w:r>
          </w:p>
        </w:tc>
        <w:tc>
          <w:tcPr>
            <w:tcW w:w="880" w:type="dxa"/>
            <w:vMerge w:val="restart"/>
            <w:shd w:val="clear" w:color="auto" w:fill="DEEAF6" w:themeFill="accent5" w:themeFillTint="33"/>
            <w:noWrap/>
            <w:vAlign w:val="center"/>
          </w:tcPr>
          <w:p>
            <w:pPr>
              <w:tabs>
                <w:tab w:val="right" w:pos="5954"/>
              </w:tabs>
              <w:spacing w:after="0" w:line="240" w:lineRule="auto"/>
            </w:pPr>
            <w:r>
              <w:t>Fe</w:t>
            </w:r>
          </w:p>
        </w:tc>
        <w:tc>
          <w:tcPr>
            <w:tcW w:w="820" w:type="dxa"/>
            <w:shd w:val="clear" w:color="auto" w:fill="DEEAF6" w:themeFill="accent5" w:themeFillTint="33"/>
            <w:noWrap/>
            <w:vAlign w:val="center"/>
          </w:tcPr>
          <w:p>
            <w:pPr>
              <w:tabs>
                <w:tab w:val="right" w:pos="5954"/>
              </w:tabs>
              <w:spacing w:after="0" w:line="240" w:lineRule="auto"/>
            </w:pPr>
            <w:r>
              <w:t>2.00</w:t>
            </w:r>
          </w:p>
        </w:tc>
        <w:tc>
          <w:tcPr>
            <w:tcW w:w="700" w:type="dxa"/>
            <w:shd w:val="clear" w:color="auto" w:fill="DEEAF6" w:themeFill="accent5" w:themeFillTint="33"/>
            <w:noWrap/>
            <w:vAlign w:val="center"/>
          </w:tcPr>
          <w:p>
            <w:pPr>
              <w:tabs>
                <w:tab w:val="right" w:pos="5954"/>
              </w:tabs>
              <w:spacing w:after="0" w:line="240" w:lineRule="auto"/>
            </w:pPr>
            <w:r>
              <w:t>3.14</w:t>
            </w:r>
          </w:p>
        </w:tc>
        <w:tc>
          <w:tcPr>
            <w:tcW w:w="580" w:type="dxa"/>
            <w:shd w:val="clear" w:color="auto" w:fill="DEEAF6" w:themeFill="accent5" w:themeFillTint="33"/>
            <w:noWrap/>
            <w:vAlign w:val="center"/>
          </w:tcPr>
          <w:p>
            <w:pPr>
              <w:tabs>
                <w:tab w:val="right" w:pos="5954"/>
              </w:tabs>
              <w:spacing w:after="0" w:line="240" w:lineRule="auto"/>
            </w:pPr>
            <w:r>
              <w:t>6.28</w:t>
            </w:r>
          </w:p>
        </w:tc>
        <w:tc>
          <w:tcPr>
            <w:tcW w:w="580" w:type="dxa"/>
            <w:shd w:val="clear" w:color="auto" w:fill="DEEAF6" w:themeFill="accent5" w:themeFillTint="33"/>
            <w:noWrap/>
            <w:vAlign w:val="center"/>
          </w:tcPr>
          <w:p>
            <w:pPr>
              <w:tabs>
                <w:tab w:val="right" w:pos="5954"/>
              </w:tabs>
              <w:spacing w:after="0" w:line="240" w:lineRule="auto"/>
            </w:pPr>
            <w:r>
              <w:t>46.26</w:t>
            </w:r>
          </w:p>
        </w:tc>
        <w:tc>
          <w:tcPr>
            <w:tcW w:w="580" w:type="dxa"/>
            <w:shd w:val="clear" w:color="auto" w:fill="DEEAF6" w:themeFill="accent5" w:themeFillTint="33"/>
            <w:noWrap/>
            <w:vAlign w:val="center"/>
          </w:tcPr>
          <w:p>
            <w:pPr>
              <w:tabs>
                <w:tab w:val="right" w:pos="5954"/>
              </w:tabs>
              <w:spacing w:after="0" w:line="240" w:lineRule="auto"/>
            </w:pPr>
            <w:r>
              <w:t>46.25</w:t>
            </w:r>
          </w:p>
        </w:tc>
        <w:tc>
          <w:tcPr>
            <w:tcW w:w="580" w:type="dxa"/>
            <w:shd w:val="clear" w:color="auto" w:fill="DEEAF6" w:themeFill="accent5" w:themeFillTint="33"/>
            <w:noWrap/>
            <w:vAlign w:val="center"/>
          </w:tcPr>
          <w:p>
            <w:pPr>
              <w:tabs>
                <w:tab w:val="right" w:pos="5954"/>
              </w:tabs>
              <w:spacing w:after="0" w:line="240" w:lineRule="auto"/>
            </w:pPr>
            <w:r>
              <w:t>46.27</w:t>
            </w:r>
          </w:p>
        </w:tc>
        <w:tc>
          <w:tcPr>
            <w:tcW w:w="580" w:type="dxa"/>
            <w:shd w:val="clear" w:color="auto" w:fill="DEEAF6" w:themeFill="accent5" w:themeFillTint="33"/>
            <w:noWrap/>
            <w:vAlign w:val="center"/>
          </w:tcPr>
          <w:p>
            <w:pPr>
              <w:tabs>
                <w:tab w:val="right" w:pos="5954"/>
              </w:tabs>
              <w:spacing w:after="0" w:line="240" w:lineRule="auto"/>
            </w:pPr>
            <w:r>
              <w:t>46.26</w:t>
            </w:r>
          </w:p>
        </w:tc>
        <w:tc>
          <w:tcPr>
            <w:tcW w:w="800" w:type="dxa"/>
            <w:shd w:val="clear" w:color="auto" w:fill="DEEAF6" w:themeFill="accent5" w:themeFillTint="33"/>
            <w:noWrap/>
            <w:vAlign w:val="center"/>
          </w:tcPr>
          <w:p>
            <w:pPr>
              <w:tabs>
                <w:tab w:val="right" w:pos="5954"/>
              </w:tabs>
              <w:spacing w:after="0" w:line="240" w:lineRule="auto"/>
            </w:pPr>
            <w:r>
              <w:t>7.37</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noWrap/>
            <w:vAlign w:val="center"/>
          </w:tcPr>
          <w:p>
            <w:pPr>
              <w:tabs>
                <w:tab w:val="right" w:pos="5954"/>
              </w:tabs>
              <w:spacing w:after="0" w:line="240" w:lineRule="auto"/>
              <w:rPr>
                <w:b/>
                <w:bCs/>
              </w:rPr>
            </w:pPr>
            <w:r>
              <w:rPr>
                <w:b/>
                <w:bCs/>
              </w:rPr>
              <w:t>8</w:t>
            </w:r>
          </w:p>
        </w:tc>
        <w:tc>
          <w:tcPr>
            <w:tcW w:w="880" w:type="dxa"/>
            <w:vMerge w:val="continue"/>
            <w:vAlign w:val="center"/>
          </w:tcPr>
          <w:p>
            <w:pPr>
              <w:tabs>
                <w:tab w:val="right" w:pos="5954"/>
              </w:tabs>
              <w:spacing w:after="0" w:line="240" w:lineRule="auto"/>
            </w:pPr>
          </w:p>
        </w:tc>
        <w:tc>
          <w:tcPr>
            <w:tcW w:w="820" w:type="dxa"/>
            <w:noWrap/>
            <w:vAlign w:val="center"/>
          </w:tcPr>
          <w:p>
            <w:pPr>
              <w:tabs>
                <w:tab w:val="right" w:pos="5954"/>
              </w:tabs>
              <w:spacing w:after="0" w:line="240" w:lineRule="auto"/>
            </w:pPr>
            <w:r>
              <w:t>2.00</w:t>
            </w:r>
          </w:p>
        </w:tc>
        <w:tc>
          <w:tcPr>
            <w:tcW w:w="700" w:type="dxa"/>
            <w:noWrap/>
            <w:vAlign w:val="center"/>
          </w:tcPr>
          <w:p>
            <w:pPr>
              <w:tabs>
                <w:tab w:val="right" w:pos="5954"/>
              </w:tabs>
              <w:spacing w:after="0" w:line="240" w:lineRule="auto"/>
            </w:pPr>
            <w:r>
              <w:t>4.48</w:t>
            </w:r>
          </w:p>
        </w:tc>
        <w:tc>
          <w:tcPr>
            <w:tcW w:w="580" w:type="dxa"/>
            <w:noWrap/>
            <w:vAlign w:val="center"/>
          </w:tcPr>
          <w:p>
            <w:pPr>
              <w:tabs>
                <w:tab w:val="right" w:pos="5954"/>
              </w:tabs>
              <w:spacing w:after="0" w:line="240" w:lineRule="auto"/>
            </w:pPr>
            <w:r>
              <w:t>8.96</w:t>
            </w:r>
          </w:p>
        </w:tc>
        <w:tc>
          <w:tcPr>
            <w:tcW w:w="580" w:type="dxa"/>
            <w:noWrap/>
            <w:vAlign w:val="center"/>
          </w:tcPr>
          <w:p>
            <w:pPr>
              <w:tabs>
                <w:tab w:val="right" w:pos="5954"/>
              </w:tabs>
              <w:spacing w:after="0" w:line="240" w:lineRule="auto"/>
            </w:pPr>
            <w:r>
              <w:t>61.89</w:t>
            </w:r>
          </w:p>
        </w:tc>
        <w:tc>
          <w:tcPr>
            <w:tcW w:w="580" w:type="dxa"/>
            <w:noWrap/>
            <w:vAlign w:val="center"/>
          </w:tcPr>
          <w:p>
            <w:pPr>
              <w:tabs>
                <w:tab w:val="right" w:pos="5954"/>
              </w:tabs>
              <w:spacing w:after="0" w:line="240" w:lineRule="auto"/>
            </w:pPr>
            <w:r>
              <w:t>61.90</w:t>
            </w:r>
          </w:p>
        </w:tc>
        <w:tc>
          <w:tcPr>
            <w:tcW w:w="580" w:type="dxa"/>
            <w:noWrap/>
            <w:vAlign w:val="center"/>
          </w:tcPr>
          <w:p>
            <w:pPr>
              <w:tabs>
                <w:tab w:val="right" w:pos="5954"/>
              </w:tabs>
              <w:spacing w:after="0" w:line="240" w:lineRule="auto"/>
            </w:pPr>
            <w:r>
              <w:t>61.90</w:t>
            </w:r>
          </w:p>
        </w:tc>
        <w:tc>
          <w:tcPr>
            <w:tcW w:w="580" w:type="dxa"/>
            <w:noWrap/>
            <w:vAlign w:val="center"/>
          </w:tcPr>
          <w:p>
            <w:pPr>
              <w:tabs>
                <w:tab w:val="right" w:pos="5954"/>
              </w:tabs>
              <w:spacing w:after="0" w:line="240" w:lineRule="auto"/>
            </w:pPr>
            <w:r>
              <w:t>61.90</w:t>
            </w:r>
          </w:p>
        </w:tc>
        <w:tc>
          <w:tcPr>
            <w:tcW w:w="800" w:type="dxa"/>
            <w:noWrap/>
            <w:vAlign w:val="center"/>
          </w:tcPr>
          <w:p>
            <w:pPr>
              <w:tabs>
                <w:tab w:val="right" w:pos="5954"/>
              </w:tabs>
              <w:spacing w:after="0" w:line="240" w:lineRule="auto"/>
            </w:pPr>
            <w:r>
              <w:t>6.91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640" w:type="dxa"/>
            <w:shd w:val="clear" w:color="auto" w:fill="DEEAF6" w:themeFill="accent5" w:themeFillTint="33"/>
            <w:noWrap/>
            <w:vAlign w:val="center"/>
          </w:tcPr>
          <w:p>
            <w:pPr>
              <w:tabs>
                <w:tab w:val="right" w:pos="5954"/>
              </w:tabs>
              <w:spacing w:after="0" w:line="240" w:lineRule="auto"/>
              <w:rPr>
                <w:b/>
                <w:bCs/>
              </w:rPr>
            </w:pPr>
            <w:r>
              <w:rPr>
                <w:b/>
                <w:bCs/>
              </w:rPr>
              <w:t>9</w:t>
            </w:r>
          </w:p>
        </w:tc>
        <w:tc>
          <w:tcPr>
            <w:tcW w:w="880" w:type="dxa"/>
            <w:vMerge w:val="continue"/>
            <w:shd w:val="clear" w:color="auto" w:fill="DEEAF6" w:themeFill="accent5" w:themeFillTint="33"/>
            <w:vAlign w:val="center"/>
          </w:tcPr>
          <w:p>
            <w:pPr>
              <w:tabs>
                <w:tab w:val="right" w:pos="5954"/>
              </w:tabs>
              <w:spacing w:after="0" w:line="240" w:lineRule="auto"/>
            </w:pPr>
          </w:p>
        </w:tc>
        <w:tc>
          <w:tcPr>
            <w:tcW w:w="820" w:type="dxa"/>
            <w:shd w:val="clear" w:color="auto" w:fill="DEEAF6" w:themeFill="accent5" w:themeFillTint="33"/>
            <w:noWrap/>
            <w:vAlign w:val="center"/>
          </w:tcPr>
          <w:p>
            <w:pPr>
              <w:tabs>
                <w:tab w:val="right" w:pos="5954"/>
              </w:tabs>
              <w:spacing w:after="0" w:line="240" w:lineRule="auto"/>
            </w:pPr>
            <w:r>
              <w:t>2.00</w:t>
            </w:r>
          </w:p>
        </w:tc>
        <w:tc>
          <w:tcPr>
            <w:tcW w:w="700" w:type="dxa"/>
            <w:shd w:val="clear" w:color="auto" w:fill="DEEAF6" w:themeFill="accent5" w:themeFillTint="33"/>
            <w:noWrap/>
            <w:vAlign w:val="center"/>
          </w:tcPr>
          <w:p>
            <w:pPr>
              <w:tabs>
                <w:tab w:val="right" w:pos="5954"/>
              </w:tabs>
              <w:spacing w:after="0" w:line="240" w:lineRule="auto"/>
            </w:pPr>
            <w:r>
              <w:t>5.28</w:t>
            </w:r>
          </w:p>
        </w:tc>
        <w:tc>
          <w:tcPr>
            <w:tcW w:w="580" w:type="dxa"/>
            <w:shd w:val="clear" w:color="auto" w:fill="DEEAF6" w:themeFill="accent5" w:themeFillTint="33"/>
            <w:noWrap/>
            <w:vAlign w:val="center"/>
          </w:tcPr>
          <w:p>
            <w:pPr>
              <w:tabs>
                <w:tab w:val="right" w:pos="5954"/>
              </w:tabs>
              <w:spacing w:after="0" w:line="240" w:lineRule="auto"/>
            </w:pPr>
            <w:r>
              <w:t>10.56</w:t>
            </w:r>
          </w:p>
        </w:tc>
        <w:tc>
          <w:tcPr>
            <w:tcW w:w="580" w:type="dxa"/>
            <w:shd w:val="clear" w:color="auto" w:fill="DEEAF6" w:themeFill="accent5" w:themeFillTint="33"/>
            <w:noWrap/>
            <w:vAlign w:val="center"/>
          </w:tcPr>
          <w:p>
            <w:pPr>
              <w:tabs>
                <w:tab w:val="right" w:pos="5954"/>
              </w:tabs>
              <w:spacing w:after="0" w:line="240" w:lineRule="auto"/>
            </w:pPr>
            <w:r>
              <w:t>77.92</w:t>
            </w:r>
          </w:p>
        </w:tc>
        <w:tc>
          <w:tcPr>
            <w:tcW w:w="580" w:type="dxa"/>
            <w:shd w:val="clear" w:color="auto" w:fill="DEEAF6" w:themeFill="accent5" w:themeFillTint="33"/>
            <w:noWrap/>
            <w:vAlign w:val="center"/>
          </w:tcPr>
          <w:p>
            <w:pPr>
              <w:tabs>
                <w:tab w:val="right" w:pos="5954"/>
              </w:tabs>
              <w:spacing w:after="0" w:line="240" w:lineRule="auto"/>
            </w:pPr>
            <w:r>
              <w:t>77.95</w:t>
            </w:r>
          </w:p>
        </w:tc>
        <w:tc>
          <w:tcPr>
            <w:tcW w:w="580" w:type="dxa"/>
            <w:shd w:val="clear" w:color="auto" w:fill="DEEAF6" w:themeFill="accent5" w:themeFillTint="33"/>
            <w:noWrap/>
            <w:vAlign w:val="center"/>
          </w:tcPr>
          <w:p>
            <w:pPr>
              <w:tabs>
                <w:tab w:val="right" w:pos="5954"/>
              </w:tabs>
              <w:spacing w:after="0" w:line="240" w:lineRule="auto"/>
            </w:pPr>
            <w:r>
              <w:t>77.95</w:t>
            </w:r>
          </w:p>
        </w:tc>
        <w:tc>
          <w:tcPr>
            <w:tcW w:w="580" w:type="dxa"/>
            <w:shd w:val="clear" w:color="auto" w:fill="DEEAF6" w:themeFill="accent5" w:themeFillTint="33"/>
            <w:noWrap/>
            <w:vAlign w:val="center"/>
          </w:tcPr>
          <w:p>
            <w:pPr>
              <w:tabs>
                <w:tab w:val="right" w:pos="5954"/>
              </w:tabs>
              <w:spacing w:after="0" w:line="240" w:lineRule="auto"/>
            </w:pPr>
            <w:r>
              <w:t>77.94</w:t>
            </w:r>
          </w:p>
        </w:tc>
        <w:tc>
          <w:tcPr>
            <w:tcW w:w="800" w:type="dxa"/>
            <w:shd w:val="clear" w:color="auto" w:fill="DEEAF6" w:themeFill="accent5" w:themeFillTint="33"/>
            <w:noWrap/>
            <w:vAlign w:val="center"/>
          </w:tcPr>
          <w:p>
            <w:pPr>
              <w:tabs>
                <w:tab w:val="right" w:pos="5954"/>
              </w:tabs>
              <w:spacing w:after="0" w:line="240" w:lineRule="auto"/>
            </w:pPr>
            <w:r>
              <w:t>7.38</w:t>
            </w:r>
          </w:p>
        </w:tc>
      </w:tr>
    </w:tbl>
    <w:p>
      <w:pPr>
        <w:tabs>
          <w:tab w:val="right" w:pos="5954"/>
        </w:tabs>
        <w:jc w:val="center"/>
        <w:rPr>
          <w:sz w:val="18"/>
          <w:szCs w:val="18"/>
        </w:rPr>
      </w:pPr>
      <w:r>
        <w:rPr>
          <w:sz w:val="18"/>
          <w:szCs w:val="18"/>
        </w:rPr>
        <w:t>Table 4. Table of masses</w:t>
      </w:r>
    </w:p>
    <w:p>
      <w:pPr>
        <w:tabs>
          <w:tab w:val="right" w:pos="5954"/>
        </w:tabs>
      </w:pPr>
      <w:r>
        <w:t>Furthermore, four blocks are selected for placement within the container, each positioned strategically to alter the rotational radius. The recorded periods are listed below.</w:t>
      </w:r>
    </w:p>
    <w:tbl>
      <w:tblPr>
        <w:tblStyle w:val="38"/>
        <w:tblW w:w="0" w:type="auto"/>
        <w:jc w:val="cente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960"/>
        <w:gridCol w:w="960"/>
        <w:gridCol w:w="960"/>
        <w:gridCol w:w="960"/>
        <w:gridCol w:w="960"/>
        <w:gridCol w:w="960"/>
        <w:gridCol w:w="960"/>
        <w:gridCol w:w="960"/>
        <w:gridCol w:w="960"/>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No.</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R/cm</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highlight w:val="yellow"/>
                <w:rPrChange w:id="39" w:author="Henry Hou" w:date="2024-02-21T14:10:37Z">
                  <w:rPr>
                    <w:b/>
                    <w:bCs/>
                    <w:color w:val="FFFFFF" w:themeColor="background1"/>
                    <w14:textFill>
                      <w14:solidFill>
                        <w14:schemeClr w14:val="bg1"/>
                      </w14:solidFill>
                    </w14:textFill>
                  </w:rPr>
                </w:rPrChange>
                <w14:textFill>
                  <w14:solidFill>
                    <w14:schemeClr w14:val="bg1"/>
                  </w14:solidFill>
                </w14:textFill>
              </w:rPr>
            </w:pPr>
            <w:r>
              <w:rPr>
                <w:b/>
                <w:bCs/>
                <w:color w:val="FFFFFF" w:themeColor="background1"/>
                <w:highlight w:val="yellow"/>
                <w:rPrChange w:id="40" w:author="Henry Hou" w:date="2024-02-21T14:10:37Z">
                  <w:rPr>
                    <w:b/>
                    <w:bCs/>
                    <w:color w:val="FFFFFF" w:themeColor="background1"/>
                    <w14:textFill>
                      <w14:solidFill>
                        <w14:schemeClr w14:val="bg1"/>
                      </w14:solidFill>
                    </w14:textFill>
                  </w:rPr>
                </w:rPrChange>
                <w14:textFill>
                  <w14:solidFill>
                    <w14:schemeClr w14:val="bg1"/>
                  </w14:solidFill>
                </w14:textFill>
              </w:rPr>
              <w:t>F1/f</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highlight w:val="yellow"/>
                <w:rPrChange w:id="41" w:author="Henry Hou" w:date="2024-02-21T14:10:37Z">
                  <w:rPr>
                    <w:b/>
                    <w:bCs/>
                    <w:color w:val="FFFFFF" w:themeColor="background1"/>
                    <w14:textFill>
                      <w14:solidFill>
                        <w14:schemeClr w14:val="bg1"/>
                      </w14:solidFill>
                    </w14:textFill>
                  </w:rPr>
                </w:rPrChange>
                <w14:textFill>
                  <w14:solidFill>
                    <w14:schemeClr w14:val="bg1"/>
                  </w14:solidFill>
                </w14:textFill>
              </w:rPr>
            </w:pPr>
            <w:r>
              <w:rPr>
                <w:b/>
                <w:bCs/>
                <w:color w:val="FFFFFF" w:themeColor="background1"/>
                <w:highlight w:val="yellow"/>
                <w:rPrChange w:id="42" w:author="Henry Hou" w:date="2024-02-21T14:10:37Z">
                  <w:rPr>
                    <w:b/>
                    <w:bCs/>
                    <w:color w:val="FFFFFF" w:themeColor="background1"/>
                    <w14:textFill>
                      <w14:solidFill>
                        <w14:schemeClr w14:val="bg1"/>
                      </w14:solidFill>
                    </w14:textFill>
                  </w:rPr>
                </w:rPrChange>
                <w14:textFill>
                  <w14:solidFill>
                    <w14:schemeClr w14:val="bg1"/>
                  </w14:solidFill>
                </w14:textFill>
              </w:rPr>
              <w:t>F2/f</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highlight w:val="yellow"/>
                <w:rPrChange w:id="43" w:author="Henry Hou" w:date="2024-02-21T14:10:37Z">
                  <w:rPr>
                    <w:b/>
                    <w:bCs/>
                    <w:color w:val="FFFFFF" w:themeColor="background1"/>
                    <w14:textFill>
                      <w14:solidFill>
                        <w14:schemeClr w14:val="bg1"/>
                      </w14:solidFill>
                    </w14:textFill>
                  </w:rPr>
                </w:rPrChange>
                <w14:textFill>
                  <w14:solidFill>
                    <w14:schemeClr w14:val="bg1"/>
                  </w14:solidFill>
                </w14:textFill>
              </w:rPr>
            </w:pPr>
            <w:r>
              <w:rPr>
                <w:b/>
                <w:bCs/>
                <w:color w:val="FFFFFF" w:themeColor="background1"/>
                <w:highlight w:val="yellow"/>
                <w:rPrChange w:id="44" w:author="Henry Hou" w:date="2024-02-21T14:10:37Z">
                  <w:rPr>
                    <w:b/>
                    <w:bCs/>
                    <w:color w:val="FFFFFF" w:themeColor="background1"/>
                    <w14:textFill>
                      <w14:solidFill>
                        <w14:schemeClr w14:val="bg1"/>
                      </w14:solidFill>
                    </w14:textFill>
                  </w:rPr>
                </w:rPrChange>
                <w14:textFill>
                  <w14:solidFill>
                    <w14:schemeClr w14:val="bg1"/>
                  </w14:solidFill>
                </w14:textFill>
              </w:rPr>
              <w:t>F3/f</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T1/s</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T2/s</w:t>
            </w:r>
          </w:p>
        </w:tc>
        <w:tc>
          <w:tcPr>
            <w:tcW w:w="9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T3/s</w:t>
            </w:r>
          </w:p>
        </w:tc>
        <w:tc>
          <w:tcPr>
            <w:tcW w:w="960"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noWrap/>
            <w:vAlign w:val="center"/>
          </w:tcPr>
          <w:p>
            <w:pPr>
              <w:tabs>
                <w:tab w:val="right" w:pos="5954"/>
              </w:tabs>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T/s</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shd w:val="clear" w:color="auto" w:fill="DEEAF6" w:themeFill="accent5" w:themeFillTint="33"/>
            <w:noWrap/>
            <w:vAlign w:val="center"/>
          </w:tcPr>
          <w:p>
            <w:pPr>
              <w:tabs>
                <w:tab w:val="right" w:pos="5954"/>
              </w:tabs>
              <w:spacing w:after="0" w:line="240" w:lineRule="auto"/>
              <w:rPr>
                <w:b/>
                <w:bCs/>
              </w:rPr>
            </w:pPr>
            <w:r>
              <w:rPr>
                <w:b/>
                <w:bCs/>
              </w:rPr>
              <w:t>1</w:t>
            </w:r>
          </w:p>
        </w:tc>
        <w:tc>
          <w:tcPr>
            <w:tcW w:w="960" w:type="dxa"/>
            <w:shd w:val="clear" w:color="auto" w:fill="DEEAF6" w:themeFill="accent5" w:themeFillTint="33"/>
            <w:noWrap/>
            <w:vAlign w:val="center"/>
          </w:tcPr>
          <w:p>
            <w:pPr>
              <w:tabs>
                <w:tab w:val="right" w:pos="5954"/>
              </w:tabs>
              <w:spacing w:after="0" w:line="240" w:lineRule="auto"/>
            </w:pPr>
            <w:r>
              <w:t>7.67</w:t>
            </w:r>
          </w:p>
        </w:tc>
        <w:tc>
          <w:tcPr>
            <w:tcW w:w="960" w:type="dxa"/>
            <w:shd w:val="clear" w:color="auto" w:fill="DEEAF6" w:themeFill="accent5" w:themeFillTint="33"/>
            <w:noWrap/>
            <w:vAlign w:val="center"/>
          </w:tcPr>
          <w:p>
            <w:pPr>
              <w:tabs>
                <w:tab w:val="right" w:pos="5954"/>
              </w:tabs>
              <w:spacing w:after="0" w:line="240" w:lineRule="auto"/>
              <w:rPr>
                <w:highlight w:val="yellow"/>
                <w:rPrChange w:id="45" w:author="Henry Hou" w:date="2024-02-21T14:10:37Z">
                  <w:rPr/>
                </w:rPrChange>
              </w:rPr>
            </w:pPr>
            <w:r>
              <w:rPr>
                <w:highlight w:val="yellow"/>
                <w:rPrChange w:id="46" w:author="Henry Hou" w:date="2024-02-21T14:10:37Z">
                  <w:rPr/>
                </w:rPrChange>
              </w:rPr>
              <w:t>226</w:t>
            </w:r>
          </w:p>
        </w:tc>
        <w:tc>
          <w:tcPr>
            <w:tcW w:w="960" w:type="dxa"/>
            <w:shd w:val="clear" w:color="auto" w:fill="DEEAF6" w:themeFill="accent5" w:themeFillTint="33"/>
            <w:noWrap/>
            <w:vAlign w:val="center"/>
          </w:tcPr>
          <w:p>
            <w:pPr>
              <w:tabs>
                <w:tab w:val="right" w:pos="5954"/>
              </w:tabs>
              <w:spacing w:after="0" w:line="240" w:lineRule="auto"/>
              <w:rPr>
                <w:highlight w:val="yellow"/>
                <w:rPrChange w:id="47" w:author="Henry Hou" w:date="2024-02-21T14:10:37Z">
                  <w:rPr/>
                </w:rPrChange>
              </w:rPr>
            </w:pPr>
            <w:r>
              <w:rPr>
                <w:highlight w:val="yellow"/>
                <w:rPrChange w:id="48" w:author="Henry Hou" w:date="2024-02-21T14:10:37Z">
                  <w:rPr/>
                </w:rPrChange>
              </w:rPr>
              <w:t>232</w:t>
            </w:r>
          </w:p>
        </w:tc>
        <w:tc>
          <w:tcPr>
            <w:tcW w:w="960" w:type="dxa"/>
            <w:shd w:val="clear" w:color="auto" w:fill="DEEAF6" w:themeFill="accent5" w:themeFillTint="33"/>
            <w:noWrap/>
            <w:vAlign w:val="center"/>
          </w:tcPr>
          <w:p>
            <w:pPr>
              <w:tabs>
                <w:tab w:val="right" w:pos="5954"/>
              </w:tabs>
              <w:spacing w:after="0" w:line="240" w:lineRule="auto"/>
              <w:rPr>
                <w:highlight w:val="yellow"/>
                <w:rPrChange w:id="49" w:author="Henry Hou" w:date="2024-02-21T14:10:37Z">
                  <w:rPr/>
                </w:rPrChange>
              </w:rPr>
            </w:pPr>
            <w:r>
              <w:rPr>
                <w:highlight w:val="yellow"/>
                <w:rPrChange w:id="50" w:author="Henry Hou" w:date="2024-02-21T14:10:37Z">
                  <w:rPr/>
                </w:rPrChange>
              </w:rPr>
              <w:t>244</w:t>
            </w:r>
          </w:p>
        </w:tc>
        <w:tc>
          <w:tcPr>
            <w:tcW w:w="960" w:type="dxa"/>
            <w:shd w:val="clear" w:color="auto" w:fill="DEEAF6" w:themeFill="accent5" w:themeFillTint="33"/>
            <w:noWrap/>
            <w:vAlign w:val="center"/>
          </w:tcPr>
          <w:p>
            <w:pPr>
              <w:tabs>
                <w:tab w:val="right" w:pos="5954"/>
              </w:tabs>
              <w:spacing w:after="0" w:line="240" w:lineRule="auto"/>
            </w:pPr>
            <w:r>
              <w:t>0.941</w:t>
            </w:r>
          </w:p>
        </w:tc>
        <w:tc>
          <w:tcPr>
            <w:tcW w:w="960" w:type="dxa"/>
            <w:shd w:val="clear" w:color="auto" w:fill="DEEAF6" w:themeFill="accent5" w:themeFillTint="33"/>
            <w:noWrap/>
            <w:vAlign w:val="center"/>
          </w:tcPr>
          <w:p>
            <w:pPr>
              <w:tabs>
                <w:tab w:val="right" w:pos="5954"/>
              </w:tabs>
              <w:spacing w:after="0" w:line="240" w:lineRule="auto"/>
            </w:pPr>
            <w:r>
              <w:t>0.965</w:t>
            </w:r>
          </w:p>
        </w:tc>
        <w:tc>
          <w:tcPr>
            <w:tcW w:w="960" w:type="dxa"/>
            <w:shd w:val="clear" w:color="auto" w:fill="DEEAF6" w:themeFill="accent5" w:themeFillTint="33"/>
            <w:noWrap/>
            <w:vAlign w:val="center"/>
          </w:tcPr>
          <w:p>
            <w:pPr>
              <w:tabs>
                <w:tab w:val="right" w:pos="5954"/>
              </w:tabs>
              <w:spacing w:after="0" w:line="240" w:lineRule="auto"/>
            </w:pPr>
            <w:r>
              <w:t>1.017</w:t>
            </w:r>
          </w:p>
        </w:tc>
        <w:tc>
          <w:tcPr>
            <w:tcW w:w="960" w:type="dxa"/>
            <w:shd w:val="clear" w:color="auto" w:fill="DEEAF6" w:themeFill="accent5" w:themeFillTint="33"/>
            <w:noWrap/>
            <w:vAlign w:val="center"/>
          </w:tcPr>
          <w:p>
            <w:pPr>
              <w:tabs>
                <w:tab w:val="right" w:pos="5954"/>
              </w:tabs>
              <w:spacing w:after="0" w:line="240" w:lineRule="auto"/>
            </w:pPr>
            <w:r>
              <w:t>0.974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noWrap/>
            <w:vAlign w:val="center"/>
          </w:tcPr>
          <w:p>
            <w:pPr>
              <w:tabs>
                <w:tab w:val="right" w:pos="5954"/>
              </w:tabs>
              <w:spacing w:after="0" w:line="240" w:lineRule="auto"/>
              <w:rPr>
                <w:b/>
                <w:bCs/>
              </w:rPr>
            </w:pPr>
            <w:r>
              <w:rPr>
                <w:b/>
                <w:bCs/>
              </w:rPr>
              <w:t>2</w:t>
            </w:r>
          </w:p>
        </w:tc>
        <w:tc>
          <w:tcPr>
            <w:tcW w:w="960" w:type="dxa"/>
            <w:noWrap/>
            <w:vAlign w:val="center"/>
          </w:tcPr>
          <w:p>
            <w:pPr>
              <w:tabs>
                <w:tab w:val="right" w:pos="5954"/>
              </w:tabs>
              <w:spacing w:after="0" w:line="240" w:lineRule="auto"/>
            </w:pPr>
            <w:r>
              <w:t>5.76</w:t>
            </w:r>
          </w:p>
        </w:tc>
        <w:tc>
          <w:tcPr>
            <w:tcW w:w="960" w:type="dxa"/>
            <w:noWrap/>
            <w:vAlign w:val="center"/>
          </w:tcPr>
          <w:p>
            <w:pPr>
              <w:tabs>
                <w:tab w:val="right" w:pos="5954"/>
              </w:tabs>
              <w:spacing w:after="0" w:line="240" w:lineRule="auto"/>
              <w:rPr>
                <w:highlight w:val="yellow"/>
                <w:rPrChange w:id="51" w:author="Henry Hou" w:date="2024-02-21T14:10:37Z">
                  <w:rPr/>
                </w:rPrChange>
              </w:rPr>
            </w:pPr>
            <w:r>
              <w:rPr>
                <w:highlight w:val="yellow"/>
                <w:rPrChange w:id="52" w:author="Henry Hou" w:date="2024-02-21T14:10:37Z">
                  <w:rPr/>
                </w:rPrChange>
              </w:rPr>
              <w:t>192</w:t>
            </w:r>
          </w:p>
        </w:tc>
        <w:tc>
          <w:tcPr>
            <w:tcW w:w="960" w:type="dxa"/>
            <w:noWrap/>
            <w:vAlign w:val="center"/>
          </w:tcPr>
          <w:p>
            <w:pPr>
              <w:tabs>
                <w:tab w:val="right" w:pos="5954"/>
              </w:tabs>
              <w:spacing w:after="0" w:line="240" w:lineRule="auto"/>
              <w:rPr>
                <w:highlight w:val="yellow"/>
                <w:rPrChange w:id="53" w:author="Henry Hou" w:date="2024-02-21T14:10:37Z">
                  <w:rPr/>
                </w:rPrChange>
              </w:rPr>
            </w:pPr>
            <w:r>
              <w:rPr>
                <w:highlight w:val="yellow"/>
                <w:rPrChange w:id="54" w:author="Henry Hou" w:date="2024-02-21T14:10:37Z">
                  <w:rPr/>
                </w:rPrChange>
              </w:rPr>
              <w:t>209</w:t>
            </w:r>
          </w:p>
        </w:tc>
        <w:tc>
          <w:tcPr>
            <w:tcW w:w="960" w:type="dxa"/>
            <w:noWrap/>
            <w:vAlign w:val="center"/>
          </w:tcPr>
          <w:p>
            <w:pPr>
              <w:tabs>
                <w:tab w:val="right" w:pos="5954"/>
              </w:tabs>
              <w:spacing w:after="0" w:line="240" w:lineRule="auto"/>
              <w:rPr>
                <w:highlight w:val="yellow"/>
                <w:rPrChange w:id="55" w:author="Henry Hou" w:date="2024-02-21T14:10:37Z">
                  <w:rPr/>
                </w:rPrChange>
              </w:rPr>
            </w:pPr>
            <w:r>
              <w:rPr>
                <w:highlight w:val="yellow"/>
                <w:rPrChange w:id="56" w:author="Henry Hou" w:date="2024-02-21T14:10:37Z">
                  <w:rPr/>
                </w:rPrChange>
              </w:rPr>
              <w:t>199</w:t>
            </w:r>
          </w:p>
        </w:tc>
        <w:tc>
          <w:tcPr>
            <w:tcW w:w="960" w:type="dxa"/>
            <w:noWrap/>
            <w:vAlign w:val="center"/>
          </w:tcPr>
          <w:p>
            <w:pPr>
              <w:tabs>
                <w:tab w:val="right" w:pos="5954"/>
              </w:tabs>
              <w:spacing w:after="0" w:line="240" w:lineRule="auto"/>
            </w:pPr>
            <w:r>
              <w:t>0.802</w:t>
            </w:r>
          </w:p>
        </w:tc>
        <w:tc>
          <w:tcPr>
            <w:tcW w:w="960" w:type="dxa"/>
            <w:noWrap/>
            <w:vAlign w:val="center"/>
          </w:tcPr>
          <w:p>
            <w:pPr>
              <w:tabs>
                <w:tab w:val="right" w:pos="5954"/>
              </w:tabs>
              <w:spacing w:after="0" w:line="240" w:lineRule="auto"/>
            </w:pPr>
            <w:r>
              <w:t>0.872</w:t>
            </w:r>
          </w:p>
        </w:tc>
        <w:tc>
          <w:tcPr>
            <w:tcW w:w="960" w:type="dxa"/>
            <w:noWrap/>
            <w:vAlign w:val="center"/>
          </w:tcPr>
          <w:p>
            <w:pPr>
              <w:tabs>
                <w:tab w:val="right" w:pos="5954"/>
              </w:tabs>
              <w:spacing w:after="0" w:line="240" w:lineRule="auto"/>
            </w:pPr>
            <w:r>
              <w:t>0.828</w:t>
            </w:r>
          </w:p>
        </w:tc>
        <w:tc>
          <w:tcPr>
            <w:tcW w:w="960" w:type="dxa"/>
            <w:noWrap/>
            <w:vAlign w:val="center"/>
          </w:tcPr>
          <w:p>
            <w:pPr>
              <w:tabs>
                <w:tab w:val="right" w:pos="5954"/>
              </w:tabs>
              <w:spacing w:after="0" w:line="240" w:lineRule="auto"/>
            </w:pPr>
            <w:r>
              <w:t>0.834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shd w:val="clear" w:color="auto" w:fill="DEEAF6" w:themeFill="accent5" w:themeFillTint="33"/>
            <w:noWrap/>
            <w:vAlign w:val="center"/>
          </w:tcPr>
          <w:p>
            <w:pPr>
              <w:tabs>
                <w:tab w:val="right" w:pos="5954"/>
              </w:tabs>
              <w:spacing w:after="0" w:line="240" w:lineRule="auto"/>
              <w:rPr>
                <w:b/>
                <w:bCs/>
              </w:rPr>
            </w:pPr>
            <w:r>
              <w:rPr>
                <w:b/>
                <w:bCs/>
              </w:rPr>
              <w:t>3</w:t>
            </w:r>
          </w:p>
        </w:tc>
        <w:tc>
          <w:tcPr>
            <w:tcW w:w="960" w:type="dxa"/>
            <w:shd w:val="clear" w:color="auto" w:fill="DEEAF6" w:themeFill="accent5" w:themeFillTint="33"/>
            <w:noWrap/>
            <w:vAlign w:val="center"/>
          </w:tcPr>
          <w:p>
            <w:pPr>
              <w:tabs>
                <w:tab w:val="right" w:pos="5954"/>
              </w:tabs>
              <w:spacing w:after="0" w:line="240" w:lineRule="auto"/>
            </w:pPr>
            <w:r>
              <w:t>5.00</w:t>
            </w:r>
          </w:p>
        </w:tc>
        <w:tc>
          <w:tcPr>
            <w:tcW w:w="960" w:type="dxa"/>
            <w:shd w:val="clear" w:color="auto" w:fill="DEEAF6" w:themeFill="accent5" w:themeFillTint="33"/>
            <w:noWrap/>
            <w:vAlign w:val="center"/>
          </w:tcPr>
          <w:p>
            <w:pPr>
              <w:tabs>
                <w:tab w:val="right" w:pos="5954"/>
              </w:tabs>
              <w:spacing w:after="0" w:line="240" w:lineRule="auto"/>
              <w:rPr>
                <w:highlight w:val="yellow"/>
                <w:rPrChange w:id="57" w:author="Henry Hou" w:date="2024-02-21T14:10:37Z">
                  <w:rPr/>
                </w:rPrChange>
              </w:rPr>
            </w:pPr>
            <w:r>
              <w:rPr>
                <w:highlight w:val="yellow"/>
                <w:rPrChange w:id="58" w:author="Henry Hou" w:date="2024-02-21T14:10:37Z">
                  <w:rPr/>
                </w:rPrChange>
              </w:rPr>
              <w:t>465</w:t>
            </w:r>
          </w:p>
        </w:tc>
        <w:tc>
          <w:tcPr>
            <w:tcW w:w="960" w:type="dxa"/>
            <w:shd w:val="clear" w:color="auto" w:fill="DEEAF6" w:themeFill="accent5" w:themeFillTint="33"/>
            <w:noWrap/>
            <w:vAlign w:val="center"/>
          </w:tcPr>
          <w:p>
            <w:pPr>
              <w:tabs>
                <w:tab w:val="right" w:pos="5954"/>
              </w:tabs>
              <w:spacing w:after="0" w:line="240" w:lineRule="auto"/>
              <w:rPr>
                <w:highlight w:val="yellow"/>
                <w:rPrChange w:id="59" w:author="Henry Hou" w:date="2024-02-21T14:10:37Z">
                  <w:rPr/>
                </w:rPrChange>
              </w:rPr>
            </w:pPr>
            <w:r>
              <w:rPr>
                <w:highlight w:val="yellow"/>
                <w:rPrChange w:id="60" w:author="Henry Hou" w:date="2024-02-21T14:10:37Z">
                  <w:rPr/>
                </w:rPrChange>
              </w:rPr>
              <w:t>425</w:t>
            </w:r>
          </w:p>
        </w:tc>
        <w:tc>
          <w:tcPr>
            <w:tcW w:w="960" w:type="dxa"/>
            <w:shd w:val="clear" w:color="auto" w:fill="DEEAF6" w:themeFill="accent5" w:themeFillTint="33"/>
            <w:noWrap/>
            <w:vAlign w:val="center"/>
          </w:tcPr>
          <w:p>
            <w:pPr>
              <w:tabs>
                <w:tab w:val="right" w:pos="5954"/>
              </w:tabs>
              <w:spacing w:after="0" w:line="240" w:lineRule="auto"/>
              <w:rPr>
                <w:highlight w:val="yellow"/>
                <w:rPrChange w:id="61" w:author="Henry Hou" w:date="2024-02-21T14:10:37Z">
                  <w:rPr/>
                </w:rPrChange>
              </w:rPr>
            </w:pPr>
            <w:r>
              <w:rPr>
                <w:highlight w:val="yellow"/>
                <w:rPrChange w:id="62" w:author="Henry Hou" w:date="2024-02-21T14:10:37Z">
                  <w:rPr/>
                </w:rPrChange>
              </w:rPr>
              <w:t>448</w:t>
            </w:r>
          </w:p>
        </w:tc>
        <w:tc>
          <w:tcPr>
            <w:tcW w:w="960" w:type="dxa"/>
            <w:shd w:val="clear" w:color="auto" w:fill="DEEAF6" w:themeFill="accent5" w:themeFillTint="33"/>
            <w:noWrap/>
            <w:vAlign w:val="center"/>
          </w:tcPr>
          <w:p>
            <w:pPr>
              <w:tabs>
                <w:tab w:val="right" w:pos="5954"/>
              </w:tabs>
              <w:spacing w:after="0" w:line="240" w:lineRule="auto"/>
            </w:pPr>
            <w:r>
              <w:t>1.939</w:t>
            </w:r>
          </w:p>
        </w:tc>
        <w:tc>
          <w:tcPr>
            <w:tcW w:w="960" w:type="dxa"/>
            <w:shd w:val="clear" w:color="auto" w:fill="DEEAF6" w:themeFill="accent5" w:themeFillTint="33"/>
            <w:noWrap/>
            <w:vAlign w:val="center"/>
          </w:tcPr>
          <w:p>
            <w:pPr>
              <w:tabs>
                <w:tab w:val="right" w:pos="5954"/>
              </w:tabs>
              <w:spacing w:after="0" w:line="240" w:lineRule="auto"/>
            </w:pPr>
            <w:r>
              <w:t>1.772</w:t>
            </w:r>
          </w:p>
        </w:tc>
        <w:tc>
          <w:tcPr>
            <w:tcW w:w="960" w:type="dxa"/>
            <w:shd w:val="clear" w:color="auto" w:fill="DEEAF6" w:themeFill="accent5" w:themeFillTint="33"/>
            <w:noWrap/>
            <w:vAlign w:val="center"/>
          </w:tcPr>
          <w:p>
            <w:pPr>
              <w:tabs>
                <w:tab w:val="right" w:pos="5954"/>
              </w:tabs>
              <w:spacing w:after="0" w:line="240" w:lineRule="auto"/>
            </w:pPr>
            <w:r>
              <w:t>1.866</w:t>
            </w:r>
          </w:p>
        </w:tc>
        <w:tc>
          <w:tcPr>
            <w:tcW w:w="960" w:type="dxa"/>
            <w:shd w:val="clear" w:color="auto" w:fill="DEEAF6" w:themeFill="accent5" w:themeFillTint="33"/>
            <w:noWrap/>
            <w:vAlign w:val="center"/>
          </w:tcPr>
          <w:p>
            <w:pPr>
              <w:tabs>
                <w:tab w:val="right" w:pos="5954"/>
              </w:tabs>
              <w:spacing w:after="0" w:line="240" w:lineRule="auto"/>
            </w:pPr>
            <w:r>
              <w:t>1.859</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noWrap/>
            <w:vAlign w:val="center"/>
          </w:tcPr>
          <w:p>
            <w:pPr>
              <w:tabs>
                <w:tab w:val="right" w:pos="5954"/>
              </w:tabs>
              <w:spacing w:after="0" w:line="240" w:lineRule="auto"/>
              <w:rPr>
                <w:b/>
                <w:bCs/>
              </w:rPr>
            </w:pPr>
            <w:r>
              <w:rPr>
                <w:b/>
                <w:bCs/>
              </w:rPr>
              <w:t>4</w:t>
            </w:r>
          </w:p>
        </w:tc>
        <w:tc>
          <w:tcPr>
            <w:tcW w:w="960" w:type="dxa"/>
            <w:noWrap/>
            <w:vAlign w:val="center"/>
          </w:tcPr>
          <w:p>
            <w:pPr>
              <w:tabs>
                <w:tab w:val="right" w:pos="5954"/>
              </w:tabs>
              <w:spacing w:after="0" w:line="240" w:lineRule="auto"/>
            </w:pPr>
            <w:r>
              <w:t>4.28</w:t>
            </w:r>
          </w:p>
        </w:tc>
        <w:tc>
          <w:tcPr>
            <w:tcW w:w="960" w:type="dxa"/>
            <w:noWrap/>
            <w:vAlign w:val="center"/>
          </w:tcPr>
          <w:p>
            <w:pPr>
              <w:tabs>
                <w:tab w:val="right" w:pos="5954"/>
              </w:tabs>
              <w:spacing w:after="0" w:line="240" w:lineRule="auto"/>
              <w:rPr>
                <w:highlight w:val="yellow"/>
                <w:rPrChange w:id="63" w:author="Henry Hou" w:date="2024-02-21T14:10:37Z">
                  <w:rPr/>
                </w:rPrChange>
              </w:rPr>
            </w:pPr>
            <w:r>
              <w:rPr>
                <w:highlight w:val="yellow"/>
                <w:rPrChange w:id="64" w:author="Henry Hou" w:date="2024-02-21T14:10:37Z">
                  <w:rPr/>
                </w:rPrChange>
              </w:rPr>
              <w:t>227</w:t>
            </w:r>
          </w:p>
        </w:tc>
        <w:tc>
          <w:tcPr>
            <w:tcW w:w="960" w:type="dxa"/>
            <w:noWrap/>
            <w:vAlign w:val="center"/>
          </w:tcPr>
          <w:p>
            <w:pPr>
              <w:tabs>
                <w:tab w:val="right" w:pos="5954"/>
              </w:tabs>
              <w:spacing w:after="0" w:line="240" w:lineRule="auto"/>
              <w:rPr>
                <w:highlight w:val="yellow"/>
                <w:rPrChange w:id="65" w:author="Henry Hou" w:date="2024-02-21T14:10:37Z">
                  <w:rPr/>
                </w:rPrChange>
              </w:rPr>
            </w:pPr>
            <w:r>
              <w:rPr>
                <w:highlight w:val="yellow"/>
                <w:rPrChange w:id="66" w:author="Henry Hou" w:date="2024-02-21T14:10:37Z">
                  <w:rPr/>
                </w:rPrChange>
              </w:rPr>
              <w:t>223</w:t>
            </w:r>
          </w:p>
        </w:tc>
        <w:tc>
          <w:tcPr>
            <w:tcW w:w="960" w:type="dxa"/>
            <w:noWrap/>
            <w:vAlign w:val="center"/>
          </w:tcPr>
          <w:p>
            <w:pPr>
              <w:tabs>
                <w:tab w:val="right" w:pos="5954"/>
              </w:tabs>
              <w:spacing w:after="0" w:line="240" w:lineRule="auto"/>
              <w:rPr>
                <w:highlight w:val="yellow"/>
                <w:rPrChange w:id="67" w:author="Henry Hou" w:date="2024-02-21T14:10:37Z">
                  <w:rPr/>
                </w:rPrChange>
              </w:rPr>
            </w:pPr>
            <w:r>
              <w:rPr>
                <w:highlight w:val="yellow"/>
                <w:rPrChange w:id="68" w:author="Henry Hou" w:date="2024-02-21T14:10:37Z">
                  <w:rPr/>
                </w:rPrChange>
              </w:rPr>
              <w:t>223</w:t>
            </w:r>
          </w:p>
        </w:tc>
        <w:tc>
          <w:tcPr>
            <w:tcW w:w="960" w:type="dxa"/>
            <w:noWrap/>
            <w:vAlign w:val="center"/>
          </w:tcPr>
          <w:p>
            <w:pPr>
              <w:tabs>
                <w:tab w:val="right" w:pos="5954"/>
              </w:tabs>
              <w:spacing w:after="0" w:line="240" w:lineRule="auto"/>
            </w:pPr>
            <w:r>
              <w:t>0.946</w:t>
            </w:r>
          </w:p>
        </w:tc>
        <w:tc>
          <w:tcPr>
            <w:tcW w:w="960" w:type="dxa"/>
            <w:noWrap/>
            <w:vAlign w:val="center"/>
          </w:tcPr>
          <w:p>
            <w:pPr>
              <w:tabs>
                <w:tab w:val="right" w:pos="5954"/>
              </w:tabs>
              <w:spacing w:after="0" w:line="240" w:lineRule="auto"/>
            </w:pPr>
            <w:r>
              <w:t>0.929</w:t>
            </w:r>
          </w:p>
        </w:tc>
        <w:tc>
          <w:tcPr>
            <w:tcW w:w="960" w:type="dxa"/>
            <w:noWrap/>
            <w:vAlign w:val="center"/>
          </w:tcPr>
          <w:p>
            <w:pPr>
              <w:tabs>
                <w:tab w:val="right" w:pos="5954"/>
              </w:tabs>
              <w:spacing w:after="0" w:line="240" w:lineRule="auto"/>
            </w:pPr>
            <w:r>
              <w:t>0.929</w:t>
            </w:r>
          </w:p>
        </w:tc>
        <w:tc>
          <w:tcPr>
            <w:tcW w:w="960" w:type="dxa"/>
            <w:noWrap/>
            <w:vAlign w:val="center"/>
          </w:tcPr>
          <w:p>
            <w:pPr>
              <w:tabs>
                <w:tab w:val="right" w:pos="5954"/>
              </w:tabs>
              <w:spacing w:after="0" w:line="240" w:lineRule="auto"/>
            </w:pPr>
            <w:r>
              <w:t>0.935</w:t>
            </w:r>
          </w:p>
        </w:tc>
      </w:tr>
      <w:tr>
        <w:tblPrEx>
          <w:tblCellMar>
            <w:top w:w="0" w:type="dxa"/>
            <w:left w:w="108" w:type="dxa"/>
            <w:bottom w:w="0" w:type="dxa"/>
            <w:right w:w="108" w:type="dxa"/>
          </w:tblCellMar>
        </w:tblPrEx>
        <w:trPr>
          <w:trHeight w:val="300" w:hRule="atLeast"/>
          <w:jc w:val="center"/>
        </w:trPr>
        <w:tc>
          <w:tcPr>
            <w:tcW w:w="960" w:type="dxa"/>
            <w:shd w:val="clear" w:color="auto" w:fill="DEEAF6" w:themeFill="accent5" w:themeFillTint="33"/>
            <w:noWrap/>
            <w:vAlign w:val="center"/>
          </w:tcPr>
          <w:p>
            <w:pPr>
              <w:tabs>
                <w:tab w:val="right" w:pos="5954"/>
              </w:tabs>
              <w:spacing w:after="0" w:line="240" w:lineRule="auto"/>
              <w:rPr>
                <w:b/>
                <w:bCs/>
              </w:rPr>
            </w:pPr>
            <w:r>
              <w:rPr>
                <w:b/>
                <w:bCs/>
              </w:rPr>
              <w:t>5</w:t>
            </w:r>
          </w:p>
        </w:tc>
        <w:tc>
          <w:tcPr>
            <w:tcW w:w="960" w:type="dxa"/>
            <w:shd w:val="clear" w:color="auto" w:fill="DEEAF6" w:themeFill="accent5" w:themeFillTint="33"/>
            <w:noWrap/>
            <w:vAlign w:val="center"/>
          </w:tcPr>
          <w:p>
            <w:pPr>
              <w:tabs>
                <w:tab w:val="right" w:pos="5954"/>
              </w:tabs>
              <w:spacing w:after="0" w:line="240" w:lineRule="auto"/>
            </w:pPr>
            <w:r>
              <w:t>3.92</w:t>
            </w:r>
          </w:p>
        </w:tc>
        <w:tc>
          <w:tcPr>
            <w:tcW w:w="960" w:type="dxa"/>
            <w:shd w:val="clear" w:color="auto" w:fill="DEEAF6" w:themeFill="accent5" w:themeFillTint="33"/>
            <w:noWrap/>
            <w:vAlign w:val="center"/>
          </w:tcPr>
          <w:p>
            <w:pPr>
              <w:tabs>
                <w:tab w:val="right" w:pos="5954"/>
              </w:tabs>
              <w:spacing w:after="0" w:line="240" w:lineRule="auto"/>
              <w:rPr>
                <w:highlight w:val="yellow"/>
                <w:rPrChange w:id="69" w:author="Henry Hou" w:date="2024-02-21T14:10:37Z">
                  <w:rPr/>
                </w:rPrChange>
              </w:rPr>
            </w:pPr>
            <w:r>
              <w:rPr>
                <w:highlight w:val="yellow"/>
                <w:rPrChange w:id="70" w:author="Henry Hou" w:date="2024-02-21T14:10:37Z">
                  <w:rPr/>
                </w:rPrChange>
              </w:rPr>
              <w:t>222</w:t>
            </w:r>
          </w:p>
        </w:tc>
        <w:tc>
          <w:tcPr>
            <w:tcW w:w="960" w:type="dxa"/>
            <w:shd w:val="clear" w:color="auto" w:fill="DEEAF6" w:themeFill="accent5" w:themeFillTint="33"/>
            <w:noWrap/>
            <w:vAlign w:val="center"/>
          </w:tcPr>
          <w:p>
            <w:pPr>
              <w:tabs>
                <w:tab w:val="right" w:pos="5954"/>
              </w:tabs>
              <w:spacing w:after="0" w:line="240" w:lineRule="auto"/>
              <w:rPr>
                <w:highlight w:val="yellow"/>
                <w:rPrChange w:id="71" w:author="Henry Hou" w:date="2024-02-21T14:10:37Z">
                  <w:rPr/>
                </w:rPrChange>
              </w:rPr>
            </w:pPr>
            <w:r>
              <w:rPr>
                <w:highlight w:val="yellow"/>
                <w:rPrChange w:id="72" w:author="Henry Hou" w:date="2024-02-21T14:10:37Z">
                  <w:rPr/>
                </w:rPrChange>
              </w:rPr>
              <w:t>219</w:t>
            </w:r>
          </w:p>
        </w:tc>
        <w:tc>
          <w:tcPr>
            <w:tcW w:w="960" w:type="dxa"/>
            <w:shd w:val="clear" w:color="auto" w:fill="DEEAF6" w:themeFill="accent5" w:themeFillTint="33"/>
            <w:noWrap/>
            <w:vAlign w:val="center"/>
          </w:tcPr>
          <w:p>
            <w:pPr>
              <w:tabs>
                <w:tab w:val="right" w:pos="5954"/>
              </w:tabs>
              <w:spacing w:after="0" w:line="240" w:lineRule="auto"/>
              <w:rPr>
                <w:highlight w:val="yellow"/>
                <w:rPrChange w:id="73" w:author="Henry Hou" w:date="2024-02-21T14:10:37Z">
                  <w:rPr/>
                </w:rPrChange>
              </w:rPr>
            </w:pPr>
            <w:r>
              <w:rPr>
                <w:highlight w:val="yellow"/>
                <w:rPrChange w:id="74" w:author="Henry Hou" w:date="2024-02-21T14:10:37Z">
                  <w:rPr/>
                </w:rPrChange>
              </w:rPr>
              <w:t>222</w:t>
            </w:r>
          </w:p>
        </w:tc>
        <w:tc>
          <w:tcPr>
            <w:tcW w:w="960" w:type="dxa"/>
            <w:shd w:val="clear" w:color="auto" w:fill="DEEAF6" w:themeFill="accent5" w:themeFillTint="33"/>
            <w:noWrap/>
            <w:vAlign w:val="center"/>
          </w:tcPr>
          <w:p>
            <w:pPr>
              <w:tabs>
                <w:tab w:val="right" w:pos="5954"/>
              </w:tabs>
              <w:spacing w:after="0" w:line="240" w:lineRule="auto"/>
            </w:pPr>
            <w:r>
              <w:t>0.925</w:t>
            </w:r>
          </w:p>
        </w:tc>
        <w:tc>
          <w:tcPr>
            <w:tcW w:w="960" w:type="dxa"/>
            <w:shd w:val="clear" w:color="auto" w:fill="DEEAF6" w:themeFill="accent5" w:themeFillTint="33"/>
            <w:noWrap/>
            <w:vAlign w:val="center"/>
          </w:tcPr>
          <w:p>
            <w:pPr>
              <w:tabs>
                <w:tab w:val="right" w:pos="5954"/>
              </w:tabs>
              <w:spacing w:after="0" w:line="240" w:lineRule="auto"/>
            </w:pPr>
            <w:r>
              <w:t>0.913</w:t>
            </w:r>
          </w:p>
        </w:tc>
        <w:tc>
          <w:tcPr>
            <w:tcW w:w="960" w:type="dxa"/>
            <w:shd w:val="clear" w:color="auto" w:fill="DEEAF6" w:themeFill="accent5" w:themeFillTint="33"/>
            <w:noWrap/>
            <w:vAlign w:val="center"/>
          </w:tcPr>
          <w:p>
            <w:pPr>
              <w:tabs>
                <w:tab w:val="right" w:pos="5954"/>
              </w:tabs>
              <w:spacing w:after="0" w:line="240" w:lineRule="auto"/>
            </w:pPr>
            <w:r>
              <w:t>0.925</w:t>
            </w:r>
          </w:p>
        </w:tc>
        <w:tc>
          <w:tcPr>
            <w:tcW w:w="960" w:type="dxa"/>
            <w:shd w:val="clear" w:color="auto" w:fill="DEEAF6" w:themeFill="accent5" w:themeFillTint="33"/>
            <w:noWrap/>
            <w:vAlign w:val="center"/>
          </w:tcPr>
          <w:p>
            <w:pPr>
              <w:tabs>
                <w:tab w:val="right" w:pos="5954"/>
              </w:tabs>
              <w:spacing w:after="0" w:line="240" w:lineRule="auto"/>
            </w:pPr>
            <w:r>
              <w:t>0.921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noWrap/>
            <w:vAlign w:val="center"/>
          </w:tcPr>
          <w:p>
            <w:pPr>
              <w:tabs>
                <w:tab w:val="right" w:pos="5954"/>
              </w:tabs>
              <w:spacing w:after="0" w:line="240" w:lineRule="auto"/>
              <w:rPr>
                <w:b/>
                <w:bCs/>
              </w:rPr>
            </w:pPr>
            <w:r>
              <w:rPr>
                <w:b/>
                <w:bCs/>
              </w:rPr>
              <w:t>6</w:t>
            </w:r>
          </w:p>
        </w:tc>
        <w:tc>
          <w:tcPr>
            <w:tcW w:w="960" w:type="dxa"/>
            <w:noWrap/>
            <w:vAlign w:val="center"/>
          </w:tcPr>
          <w:p>
            <w:pPr>
              <w:tabs>
                <w:tab w:val="right" w:pos="5954"/>
              </w:tabs>
              <w:spacing w:after="0" w:line="240" w:lineRule="auto"/>
            </w:pPr>
            <w:r>
              <w:t>3.50</w:t>
            </w:r>
          </w:p>
        </w:tc>
        <w:tc>
          <w:tcPr>
            <w:tcW w:w="960" w:type="dxa"/>
            <w:noWrap/>
            <w:vAlign w:val="center"/>
          </w:tcPr>
          <w:p>
            <w:pPr>
              <w:tabs>
                <w:tab w:val="right" w:pos="5954"/>
              </w:tabs>
              <w:spacing w:after="0" w:line="240" w:lineRule="auto"/>
              <w:rPr>
                <w:highlight w:val="yellow"/>
                <w:rPrChange w:id="75" w:author="Henry Hou" w:date="2024-02-21T14:10:37Z">
                  <w:rPr/>
                </w:rPrChange>
              </w:rPr>
            </w:pPr>
            <w:r>
              <w:rPr>
                <w:highlight w:val="yellow"/>
                <w:rPrChange w:id="76" w:author="Henry Hou" w:date="2024-02-21T14:10:37Z">
                  <w:rPr/>
                </w:rPrChange>
              </w:rPr>
              <w:t>107</w:t>
            </w:r>
          </w:p>
        </w:tc>
        <w:tc>
          <w:tcPr>
            <w:tcW w:w="960" w:type="dxa"/>
            <w:noWrap/>
            <w:vAlign w:val="center"/>
          </w:tcPr>
          <w:p>
            <w:pPr>
              <w:tabs>
                <w:tab w:val="right" w:pos="5954"/>
              </w:tabs>
              <w:spacing w:after="0" w:line="240" w:lineRule="auto"/>
              <w:rPr>
                <w:highlight w:val="yellow"/>
                <w:rPrChange w:id="77" w:author="Henry Hou" w:date="2024-02-21T14:10:37Z">
                  <w:rPr/>
                </w:rPrChange>
              </w:rPr>
            </w:pPr>
            <w:r>
              <w:rPr>
                <w:highlight w:val="yellow"/>
                <w:rPrChange w:id="78" w:author="Henry Hou" w:date="2024-02-21T14:10:37Z">
                  <w:rPr/>
                </w:rPrChange>
              </w:rPr>
              <w:t>107</w:t>
            </w:r>
          </w:p>
        </w:tc>
        <w:tc>
          <w:tcPr>
            <w:tcW w:w="960" w:type="dxa"/>
            <w:noWrap/>
            <w:vAlign w:val="center"/>
          </w:tcPr>
          <w:p>
            <w:pPr>
              <w:tabs>
                <w:tab w:val="right" w:pos="5954"/>
              </w:tabs>
              <w:spacing w:after="0" w:line="240" w:lineRule="auto"/>
              <w:rPr>
                <w:highlight w:val="yellow"/>
                <w:rPrChange w:id="79" w:author="Henry Hou" w:date="2024-02-21T14:10:37Z">
                  <w:rPr/>
                </w:rPrChange>
              </w:rPr>
            </w:pPr>
            <w:r>
              <w:rPr>
                <w:highlight w:val="yellow"/>
                <w:rPrChange w:id="80" w:author="Henry Hou" w:date="2024-02-21T14:10:37Z">
                  <w:rPr/>
                </w:rPrChange>
              </w:rPr>
              <w:t>105</w:t>
            </w:r>
          </w:p>
        </w:tc>
        <w:tc>
          <w:tcPr>
            <w:tcW w:w="960" w:type="dxa"/>
            <w:noWrap/>
            <w:vAlign w:val="center"/>
          </w:tcPr>
          <w:p>
            <w:pPr>
              <w:tabs>
                <w:tab w:val="right" w:pos="5954"/>
              </w:tabs>
              <w:spacing w:after="0" w:line="240" w:lineRule="auto"/>
            </w:pPr>
            <w:r>
              <w:t>0.448</w:t>
            </w:r>
          </w:p>
        </w:tc>
        <w:tc>
          <w:tcPr>
            <w:tcW w:w="960" w:type="dxa"/>
            <w:noWrap/>
            <w:vAlign w:val="center"/>
          </w:tcPr>
          <w:p>
            <w:pPr>
              <w:tabs>
                <w:tab w:val="right" w:pos="5954"/>
              </w:tabs>
              <w:spacing w:after="0" w:line="240" w:lineRule="auto"/>
            </w:pPr>
            <w:r>
              <w:t>0.446</w:t>
            </w:r>
          </w:p>
        </w:tc>
        <w:tc>
          <w:tcPr>
            <w:tcW w:w="960" w:type="dxa"/>
            <w:noWrap/>
            <w:vAlign w:val="center"/>
          </w:tcPr>
          <w:p>
            <w:pPr>
              <w:tabs>
                <w:tab w:val="right" w:pos="5954"/>
              </w:tabs>
              <w:spacing w:after="0" w:line="240" w:lineRule="auto"/>
            </w:pPr>
            <w:r>
              <w:t>0.438</w:t>
            </w:r>
          </w:p>
        </w:tc>
        <w:tc>
          <w:tcPr>
            <w:tcW w:w="960" w:type="dxa"/>
            <w:noWrap/>
            <w:vAlign w:val="center"/>
          </w:tcPr>
          <w:p>
            <w:pPr>
              <w:tabs>
                <w:tab w:val="right" w:pos="5954"/>
              </w:tabs>
              <w:spacing w:after="0" w:line="240" w:lineRule="auto"/>
            </w:pPr>
            <w:r>
              <w:t>0.444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shd w:val="clear" w:color="auto" w:fill="DEEAF6" w:themeFill="accent5" w:themeFillTint="33"/>
            <w:noWrap/>
            <w:vAlign w:val="center"/>
          </w:tcPr>
          <w:p>
            <w:pPr>
              <w:tabs>
                <w:tab w:val="right" w:pos="5954"/>
              </w:tabs>
              <w:spacing w:after="0" w:line="240" w:lineRule="auto"/>
              <w:rPr>
                <w:b/>
                <w:bCs/>
              </w:rPr>
            </w:pPr>
            <w:r>
              <w:rPr>
                <w:b/>
                <w:bCs/>
              </w:rPr>
              <w:t>7</w:t>
            </w:r>
          </w:p>
        </w:tc>
        <w:tc>
          <w:tcPr>
            <w:tcW w:w="960" w:type="dxa"/>
            <w:shd w:val="clear" w:color="auto" w:fill="DEEAF6" w:themeFill="accent5" w:themeFillTint="33"/>
            <w:noWrap/>
            <w:vAlign w:val="center"/>
          </w:tcPr>
          <w:p>
            <w:pPr>
              <w:tabs>
                <w:tab w:val="right" w:pos="5954"/>
              </w:tabs>
              <w:spacing w:after="0" w:line="240" w:lineRule="auto"/>
            </w:pPr>
            <w:r>
              <w:t>3.13</w:t>
            </w:r>
          </w:p>
        </w:tc>
        <w:tc>
          <w:tcPr>
            <w:tcW w:w="960" w:type="dxa"/>
            <w:shd w:val="clear" w:color="auto" w:fill="DEEAF6" w:themeFill="accent5" w:themeFillTint="33"/>
            <w:noWrap/>
            <w:vAlign w:val="center"/>
          </w:tcPr>
          <w:p>
            <w:pPr>
              <w:tabs>
                <w:tab w:val="right" w:pos="5954"/>
              </w:tabs>
              <w:spacing w:after="0" w:line="240" w:lineRule="auto"/>
              <w:rPr>
                <w:highlight w:val="yellow"/>
                <w:rPrChange w:id="81" w:author="Henry Hou" w:date="2024-02-21T14:10:37Z">
                  <w:rPr/>
                </w:rPrChange>
              </w:rPr>
            </w:pPr>
            <w:r>
              <w:rPr>
                <w:highlight w:val="yellow"/>
                <w:rPrChange w:id="82" w:author="Henry Hou" w:date="2024-02-21T14:10:37Z">
                  <w:rPr/>
                </w:rPrChange>
              </w:rPr>
              <w:t>258</w:t>
            </w:r>
          </w:p>
        </w:tc>
        <w:tc>
          <w:tcPr>
            <w:tcW w:w="960" w:type="dxa"/>
            <w:shd w:val="clear" w:color="auto" w:fill="DEEAF6" w:themeFill="accent5" w:themeFillTint="33"/>
            <w:noWrap/>
            <w:vAlign w:val="center"/>
          </w:tcPr>
          <w:p>
            <w:pPr>
              <w:tabs>
                <w:tab w:val="right" w:pos="5954"/>
              </w:tabs>
              <w:spacing w:after="0" w:line="240" w:lineRule="auto"/>
              <w:rPr>
                <w:highlight w:val="yellow"/>
                <w:rPrChange w:id="83" w:author="Henry Hou" w:date="2024-02-21T14:10:37Z">
                  <w:rPr/>
                </w:rPrChange>
              </w:rPr>
            </w:pPr>
            <w:r>
              <w:rPr>
                <w:highlight w:val="yellow"/>
                <w:rPrChange w:id="84" w:author="Henry Hou" w:date="2024-02-21T14:10:37Z">
                  <w:rPr/>
                </w:rPrChange>
              </w:rPr>
              <w:t>252</w:t>
            </w:r>
          </w:p>
        </w:tc>
        <w:tc>
          <w:tcPr>
            <w:tcW w:w="960" w:type="dxa"/>
            <w:shd w:val="clear" w:color="auto" w:fill="DEEAF6" w:themeFill="accent5" w:themeFillTint="33"/>
            <w:noWrap/>
            <w:vAlign w:val="center"/>
          </w:tcPr>
          <w:p>
            <w:pPr>
              <w:tabs>
                <w:tab w:val="right" w:pos="5954"/>
              </w:tabs>
              <w:spacing w:after="0" w:line="240" w:lineRule="auto"/>
              <w:rPr>
                <w:highlight w:val="yellow"/>
                <w:rPrChange w:id="85" w:author="Henry Hou" w:date="2024-02-21T14:10:37Z">
                  <w:rPr/>
                </w:rPrChange>
              </w:rPr>
            </w:pPr>
            <w:r>
              <w:rPr>
                <w:highlight w:val="yellow"/>
                <w:rPrChange w:id="86" w:author="Henry Hou" w:date="2024-02-21T14:10:37Z">
                  <w:rPr/>
                </w:rPrChange>
              </w:rPr>
              <w:t>246</w:t>
            </w:r>
          </w:p>
        </w:tc>
        <w:tc>
          <w:tcPr>
            <w:tcW w:w="960" w:type="dxa"/>
            <w:shd w:val="clear" w:color="auto" w:fill="DEEAF6" w:themeFill="accent5" w:themeFillTint="33"/>
            <w:noWrap/>
            <w:vAlign w:val="center"/>
          </w:tcPr>
          <w:p>
            <w:pPr>
              <w:tabs>
                <w:tab w:val="right" w:pos="5954"/>
              </w:tabs>
              <w:spacing w:after="0" w:line="240" w:lineRule="auto"/>
            </w:pPr>
            <w:r>
              <w:t>1.075</w:t>
            </w:r>
          </w:p>
        </w:tc>
        <w:tc>
          <w:tcPr>
            <w:tcW w:w="960" w:type="dxa"/>
            <w:shd w:val="clear" w:color="auto" w:fill="DEEAF6" w:themeFill="accent5" w:themeFillTint="33"/>
            <w:noWrap/>
            <w:vAlign w:val="center"/>
          </w:tcPr>
          <w:p>
            <w:pPr>
              <w:tabs>
                <w:tab w:val="right" w:pos="5954"/>
              </w:tabs>
              <w:spacing w:after="0" w:line="240" w:lineRule="auto"/>
            </w:pPr>
            <w:r>
              <w:t>1.050</w:t>
            </w:r>
          </w:p>
        </w:tc>
        <w:tc>
          <w:tcPr>
            <w:tcW w:w="960" w:type="dxa"/>
            <w:shd w:val="clear" w:color="auto" w:fill="DEEAF6" w:themeFill="accent5" w:themeFillTint="33"/>
            <w:noWrap/>
            <w:vAlign w:val="center"/>
          </w:tcPr>
          <w:p>
            <w:pPr>
              <w:tabs>
                <w:tab w:val="right" w:pos="5954"/>
              </w:tabs>
              <w:spacing w:after="0" w:line="240" w:lineRule="auto"/>
            </w:pPr>
            <w:r>
              <w:t>1.025</w:t>
            </w:r>
          </w:p>
        </w:tc>
        <w:tc>
          <w:tcPr>
            <w:tcW w:w="960" w:type="dxa"/>
            <w:shd w:val="clear" w:color="auto" w:fill="DEEAF6" w:themeFill="accent5" w:themeFillTint="33"/>
            <w:noWrap/>
            <w:vAlign w:val="center"/>
          </w:tcPr>
          <w:p>
            <w:pPr>
              <w:tabs>
                <w:tab w:val="right" w:pos="5954"/>
              </w:tabs>
              <w:spacing w:after="0" w:line="240" w:lineRule="auto"/>
            </w:pPr>
            <w:r>
              <w:t>1.050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noWrap/>
            <w:vAlign w:val="center"/>
          </w:tcPr>
          <w:p>
            <w:pPr>
              <w:tabs>
                <w:tab w:val="right" w:pos="5954"/>
              </w:tabs>
              <w:spacing w:after="0" w:line="240" w:lineRule="auto"/>
              <w:rPr>
                <w:b/>
                <w:bCs/>
              </w:rPr>
            </w:pPr>
            <w:r>
              <w:rPr>
                <w:b/>
                <w:bCs/>
              </w:rPr>
              <w:t>8</w:t>
            </w:r>
          </w:p>
        </w:tc>
        <w:tc>
          <w:tcPr>
            <w:tcW w:w="960" w:type="dxa"/>
            <w:noWrap/>
            <w:vAlign w:val="center"/>
          </w:tcPr>
          <w:p>
            <w:pPr>
              <w:tabs>
                <w:tab w:val="right" w:pos="5954"/>
              </w:tabs>
              <w:spacing w:after="0" w:line="240" w:lineRule="auto"/>
            </w:pPr>
            <w:r>
              <w:t>2.41</w:t>
            </w:r>
          </w:p>
        </w:tc>
        <w:tc>
          <w:tcPr>
            <w:tcW w:w="960" w:type="dxa"/>
            <w:noWrap/>
            <w:vAlign w:val="center"/>
          </w:tcPr>
          <w:p>
            <w:pPr>
              <w:tabs>
                <w:tab w:val="right" w:pos="5954"/>
              </w:tabs>
              <w:spacing w:after="0" w:line="240" w:lineRule="auto"/>
              <w:rPr>
                <w:highlight w:val="yellow"/>
                <w:rPrChange w:id="87" w:author="Henry Hou" w:date="2024-02-21T14:10:37Z">
                  <w:rPr/>
                </w:rPrChange>
              </w:rPr>
            </w:pPr>
            <w:r>
              <w:rPr>
                <w:highlight w:val="yellow"/>
                <w:rPrChange w:id="88" w:author="Henry Hou" w:date="2024-02-21T14:10:37Z">
                  <w:rPr/>
                </w:rPrChange>
              </w:rPr>
              <w:t>318</w:t>
            </w:r>
          </w:p>
        </w:tc>
        <w:tc>
          <w:tcPr>
            <w:tcW w:w="960" w:type="dxa"/>
            <w:noWrap/>
            <w:vAlign w:val="center"/>
          </w:tcPr>
          <w:p>
            <w:pPr>
              <w:tabs>
                <w:tab w:val="right" w:pos="5954"/>
              </w:tabs>
              <w:spacing w:after="0" w:line="240" w:lineRule="auto"/>
              <w:rPr>
                <w:highlight w:val="yellow"/>
                <w:rPrChange w:id="89" w:author="Henry Hou" w:date="2024-02-21T14:10:37Z">
                  <w:rPr/>
                </w:rPrChange>
              </w:rPr>
            </w:pPr>
            <w:r>
              <w:rPr>
                <w:highlight w:val="yellow"/>
                <w:rPrChange w:id="90" w:author="Henry Hou" w:date="2024-02-21T14:10:37Z">
                  <w:rPr/>
                </w:rPrChange>
              </w:rPr>
              <w:t>295</w:t>
            </w:r>
          </w:p>
        </w:tc>
        <w:tc>
          <w:tcPr>
            <w:tcW w:w="960" w:type="dxa"/>
            <w:noWrap/>
            <w:vAlign w:val="center"/>
          </w:tcPr>
          <w:p>
            <w:pPr>
              <w:tabs>
                <w:tab w:val="right" w:pos="5954"/>
              </w:tabs>
              <w:spacing w:after="0" w:line="240" w:lineRule="auto"/>
              <w:rPr>
                <w:highlight w:val="yellow"/>
                <w:rPrChange w:id="91" w:author="Henry Hou" w:date="2024-02-21T14:10:37Z">
                  <w:rPr/>
                </w:rPrChange>
              </w:rPr>
            </w:pPr>
            <w:r>
              <w:rPr>
                <w:highlight w:val="yellow"/>
                <w:rPrChange w:id="92" w:author="Henry Hou" w:date="2024-02-21T14:10:37Z">
                  <w:rPr/>
                </w:rPrChange>
              </w:rPr>
              <w:t>301</w:t>
            </w:r>
          </w:p>
        </w:tc>
        <w:tc>
          <w:tcPr>
            <w:tcW w:w="960" w:type="dxa"/>
            <w:noWrap/>
            <w:vAlign w:val="center"/>
          </w:tcPr>
          <w:p>
            <w:pPr>
              <w:tabs>
                <w:tab w:val="right" w:pos="5954"/>
              </w:tabs>
              <w:spacing w:after="0" w:line="240" w:lineRule="auto"/>
            </w:pPr>
            <w:r>
              <w:t>1.325</w:t>
            </w:r>
          </w:p>
        </w:tc>
        <w:tc>
          <w:tcPr>
            <w:tcW w:w="960" w:type="dxa"/>
            <w:noWrap/>
            <w:vAlign w:val="center"/>
          </w:tcPr>
          <w:p>
            <w:pPr>
              <w:tabs>
                <w:tab w:val="right" w:pos="5954"/>
              </w:tabs>
              <w:spacing w:after="0" w:line="240" w:lineRule="auto"/>
            </w:pPr>
            <w:r>
              <w:t>1.229</w:t>
            </w:r>
          </w:p>
        </w:tc>
        <w:tc>
          <w:tcPr>
            <w:tcW w:w="960" w:type="dxa"/>
            <w:noWrap/>
            <w:vAlign w:val="center"/>
          </w:tcPr>
          <w:p>
            <w:pPr>
              <w:tabs>
                <w:tab w:val="right" w:pos="5954"/>
              </w:tabs>
              <w:spacing w:after="0" w:line="240" w:lineRule="auto"/>
            </w:pPr>
            <w:r>
              <w:t>1.254</w:t>
            </w:r>
          </w:p>
        </w:tc>
        <w:tc>
          <w:tcPr>
            <w:tcW w:w="960" w:type="dxa"/>
            <w:noWrap/>
            <w:vAlign w:val="center"/>
          </w:tcPr>
          <w:p>
            <w:pPr>
              <w:tabs>
                <w:tab w:val="right" w:pos="5954"/>
              </w:tabs>
              <w:spacing w:after="0" w:line="240" w:lineRule="auto"/>
            </w:pPr>
            <w:r>
              <w:t>1.269</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shd w:val="clear" w:color="auto" w:fill="DEEAF6" w:themeFill="accent5" w:themeFillTint="33"/>
            <w:noWrap/>
            <w:vAlign w:val="center"/>
          </w:tcPr>
          <w:p>
            <w:pPr>
              <w:tabs>
                <w:tab w:val="right" w:pos="5954"/>
              </w:tabs>
              <w:spacing w:after="0" w:line="240" w:lineRule="auto"/>
              <w:rPr>
                <w:b/>
                <w:bCs/>
              </w:rPr>
            </w:pPr>
            <w:r>
              <w:rPr>
                <w:b/>
                <w:bCs/>
              </w:rPr>
              <w:t>9</w:t>
            </w:r>
          </w:p>
        </w:tc>
        <w:tc>
          <w:tcPr>
            <w:tcW w:w="960" w:type="dxa"/>
            <w:shd w:val="clear" w:color="auto" w:fill="DEEAF6" w:themeFill="accent5" w:themeFillTint="33"/>
            <w:noWrap/>
            <w:vAlign w:val="center"/>
          </w:tcPr>
          <w:p>
            <w:pPr>
              <w:tabs>
                <w:tab w:val="right" w:pos="5954"/>
              </w:tabs>
              <w:spacing w:after="0" w:line="240" w:lineRule="auto"/>
            </w:pPr>
            <w:r>
              <w:t>1.50</w:t>
            </w:r>
          </w:p>
        </w:tc>
        <w:tc>
          <w:tcPr>
            <w:tcW w:w="960" w:type="dxa"/>
            <w:shd w:val="clear" w:color="auto" w:fill="DEEAF6" w:themeFill="accent5" w:themeFillTint="33"/>
            <w:noWrap/>
            <w:vAlign w:val="center"/>
          </w:tcPr>
          <w:p>
            <w:pPr>
              <w:tabs>
                <w:tab w:val="right" w:pos="5954"/>
              </w:tabs>
              <w:spacing w:after="0" w:line="240" w:lineRule="auto"/>
              <w:rPr>
                <w:highlight w:val="yellow"/>
                <w:rPrChange w:id="93" w:author="Henry Hou" w:date="2024-02-21T14:10:37Z">
                  <w:rPr/>
                </w:rPrChange>
              </w:rPr>
            </w:pPr>
            <w:r>
              <w:rPr>
                <w:highlight w:val="yellow"/>
                <w:rPrChange w:id="94" w:author="Henry Hou" w:date="2024-02-21T14:10:37Z">
                  <w:rPr/>
                </w:rPrChange>
              </w:rPr>
              <w:t>361</w:t>
            </w:r>
          </w:p>
        </w:tc>
        <w:tc>
          <w:tcPr>
            <w:tcW w:w="960" w:type="dxa"/>
            <w:shd w:val="clear" w:color="auto" w:fill="DEEAF6" w:themeFill="accent5" w:themeFillTint="33"/>
            <w:noWrap/>
            <w:vAlign w:val="center"/>
          </w:tcPr>
          <w:p>
            <w:pPr>
              <w:tabs>
                <w:tab w:val="right" w:pos="5954"/>
              </w:tabs>
              <w:spacing w:after="0" w:line="240" w:lineRule="auto"/>
              <w:rPr>
                <w:highlight w:val="yellow"/>
                <w:rPrChange w:id="95" w:author="Henry Hou" w:date="2024-02-21T14:10:37Z">
                  <w:rPr/>
                </w:rPrChange>
              </w:rPr>
            </w:pPr>
            <w:r>
              <w:rPr>
                <w:highlight w:val="yellow"/>
                <w:rPrChange w:id="96" w:author="Henry Hou" w:date="2024-02-21T14:10:37Z">
                  <w:rPr/>
                </w:rPrChange>
              </w:rPr>
              <w:t>368</w:t>
            </w:r>
          </w:p>
        </w:tc>
        <w:tc>
          <w:tcPr>
            <w:tcW w:w="960" w:type="dxa"/>
            <w:shd w:val="clear" w:color="auto" w:fill="DEEAF6" w:themeFill="accent5" w:themeFillTint="33"/>
            <w:noWrap/>
            <w:vAlign w:val="center"/>
          </w:tcPr>
          <w:p>
            <w:pPr>
              <w:tabs>
                <w:tab w:val="right" w:pos="5954"/>
              </w:tabs>
              <w:spacing w:after="0" w:line="240" w:lineRule="auto"/>
              <w:rPr>
                <w:highlight w:val="yellow"/>
                <w:rPrChange w:id="97" w:author="Henry Hou" w:date="2024-02-21T14:10:37Z">
                  <w:rPr/>
                </w:rPrChange>
              </w:rPr>
            </w:pPr>
            <w:r>
              <w:rPr>
                <w:highlight w:val="yellow"/>
                <w:rPrChange w:id="98" w:author="Henry Hou" w:date="2024-02-21T14:10:37Z">
                  <w:rPr/>
                </w:rPrChange>
              </w:rPr>
              <w:t>378</w:t>
            </w:r>
          </w:p>
        </w:tc>
        <w:tc>
          <w:tcPr>
            <w:tcW w:w="960" w:type="dxa"/>
            <w:shd w:val="clear" w:color="auto" w:fill="DEEAF6" w:themeFill="accent5" w:themeFillTint="33"/>
            <w:noWrap/>
            <w:vAlign w:val="center"/>
          </w:tcPr>
          <w:p>
            <w:pPr>
              <w:tabs>
                <w:tab w:val="right" w:pos="5954"/>
              </w:tabs>
              <w:spacing w:after="0" w:line="240" w:lineRule="auto"/>
            </w:pPr>
            <w:r>
              <w:t>1.503</w:t>
            </w:r>
          </w:p>
        </w:tc>
        <w:tc>
          <w:tcPr>
            <w:tcW w:w="960" w:type="dxa"/>
            <w:shd w:val="clear" w:color="auto" w:fill="DEEAF6" w:themeFill="accent5" w:themeFillTint="33"/>
            <w:noWrap/>
            <w:vAlign w:val="center"/>
          </w:tcPr>
          <w:p>
            <w:pPr>
              <w:tabs>
                <w:tab w:val="right" w:pos="5954"/>
              </w:tabs>
              <w:spacing w:after="0" w:line="240" w:lineRule="auto"/>
            </w:pPr>
            <w:r>
              <w:t>1.533</w:t>
            </w:r>
          </w:p>
        </w:tc>
        <w:tc>
          <w:tcPr>
            <w:tcW w:w="960" w:type="dxa"/>
            <w:shd w:val="clear" w:color="auto" w:fill="DEEAF6" w:themeFill="accent5" w:themeFillTint="33"/>
            <w:noWrap/>
            <w:vAlign w:val="center"/>
          </w:tcPr>
          <w:p>
            <w:pPr>
              <w:tabs>
                <w:tab w:val="right" w:pos="5954"/>
              </w:tabs>
              <w:spacing w:after="0" w:line="240" w:lineRule="auto"/>
            </w:pPr>
            <w:r>
              <w:t>1.575</w:t>
            </w:r>
          </w:p>
        </w:tc>
        <w:tc>
          <w:tcPr>
            <w:tcW w:w="960" w:type="dxa"/>
            <w:shd w:val="clear" w:color="auto" w:fill="DEEAF6" w:themeFill="accent5" w:themeFillTint="33"/>
            <w:noWrap/>
            <w:vAlign w:val="center"/>
          </w:tcPr>
          <w:p>
            <w:pPr>
              <w:tabs>
                <w:tab w:val="right" w:pos="5954"/>
              </w:tabs>
              <w:spacing w:after="0" w:line="240" w:lineRule="auto"/>
            </w:pPr>
            <w:r>
              <w:t>1.537</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0" w:hRule="atLeast"/>
          <w:jc w:val="center"/>
        </w:trPr>
        <w:tc>
          <w:tcPr>
            <w:tcW w:w="960" w:type="dxa"/>
            <w:noWrap/>
            <w:vAlign w:val="center"/>
          </w:tcPr>
          <w:p>
            <w:pPr>
              <w:tabs>
                <w:tab w:val="right" w:pos="5954"/>
              </w:tabs>
              <w:spacing w:after="0" w:line="240" w:lineRule="auto"/>
              <w:rPr>
                <w:b/>
                <w:bCs/>
              </w:rPr>
            </w:pPr>
            <w:r>
              <w:rPr>
                <w:b/>
                <w:bCs/>
              </w:rPr>
              <w:t>10</w:t>
            </w:r>
          </w:p>
        </w:tc>
        <w:tc>
          <w:tcPr>
            <w:tcW w:w="960" w:type="dxa"/>
            <w:noWrap/>
            <w:vAlign w:val="center"/>
          </w:tcPr>
          <w:p>
            <w:pPr>
              <w:tabs>
                <w:tab w:val="right" w:pos="5954"/>
              </w:tabs>
              <w:spacing w:after="0" w:line="240" w:lineRule="auto"/>
            </w:pPr>
            <w:r>
              <w:t>1.05</w:t>
            </w:r>
          </w:p>
        </w:tc>
        <w:tc>
          <w:tcPr>
            <w:tcW w:w="960" w:type="dxa"/>
            <w:noWrap/>
            <w:vAlign w:val="center"/>
          </w:tcPr>
          <w:p>
            <w:pPr>
              <w:tabs>
                <w:tab w:val="right" w:pos="5954"/>
              </w:tabs>
              <w:spacing w:after="0" w:line="240" w:lineRule="auto"/>
              <w:rPr>
                <w:highlight w:val="yellow"/>
                <w:rPrChange w:id="99" w:author="Henry Hou" w:date="2024-02-21T14:10:37Z">
                  <w:rPr/>
                </w:rPrChange>
              </w:rPr>
            </w:pPr>
            <w:r>
              <w:rPr>
                <w:highlight w:val="yellow"/>
                <w:rPrChange w:id="100" w:author="Henry Hou" w:date="2024-02-21T14:10:37Z">
                  <w:rPr/>
                </w:rPrChange>
              </w:rPr>
              <w:t>439</w:t>
            </w:r>
          </w:p>
        </w:tc>
        <w:tc>
          <w:tcPr>
            <w:tcW w:w="960" w:type="dxa"/>
            <w:noWrap/>
            <w:vAlign w:val="center"/>
          </w:tcPr>
          <w:p>
            <w:pPr>
              <w:tabs>
                <w:tab w:val="right" w:pos="5954"/>
              </w:tabs>
              <w:spacing w:after="0" w:line="240" w:lineRule="auto"/>
              <w:rPr>
                <w:highlight w:val="yellow"/>
                <w:rPrChange w:id="101" w:author="Henry Hou" w:date="2024-02-21T14:10:37Z">
                  <w:rPr/>
                </w:rPrChange>
              </w:rPr>
            </w:pPr>
            <w:r>
              <w:rPr>
                <w:highlight w:val="yellow"/>
                <w:rPrChange w:id="102" w:author="Henry Hou" w:date="2024-02-21T14:10:37Z">
                  <w:rPr/>
                </w:rPrChange>
              </w:rPr>
              <w:t>451</w:t>
            </w:r>
          </w:p>
        </w:tc>
        <w:tc>
          <w:tcPr>
            <w:tcW w:w="960" w:type="dxa"/>
            <w:noWrap/>
            <w:vAlign w:val="center"/>
          </w:tcPr>
          <w:p>
            <w:pPr>
              <w:tabs>
                <w:tab w:val="right" w:pos="5954"/>
              </w:tabs>
              <w:spacing w:after="0" w:line="240" w:lineRule="auto"/>
              <w:rPr>
                <w:highlight w:val="yellow"/>
                <w:rPrChange w:id="103" w:author="Henry Hou" w:date="2024-02-21T14:10:37Z">
                  <w:rPr/>
                </w:rPrChange>
              </w:rPr>
            </w:pPr>
            <w:r>
              <w:rPr>
                <w:highlight w:val="yellow"/>
                <w:rPrChange w:id="104" w:author="Henry Hou" w:date="2024-02-21T14:10:37Z">
                  <w:rPr/>
                </w:rPrChange>
              </w:rPr>
              <w:t>451</w:t>
            </w:r>
          </w:p>
        </w:tc>
        <w:tc>
          <w:tcPr>
            <w:tcW w:w="960" w:type="dxa"/>
            <w:noWrap/>
            <w:vAlign w:val="center"/>
          </w:tcPr>
          <w:p>
            <w:pPr>
              <w:tabs>
                <w:tab w:val="right" w:pos="5954"/>
              </w:tabs>
              <w:spacing w:after="0" w:line="240" w:lineRule="auto"/>
            </w:pPr>
            <w:r>
              <w:t>1.831</w:t>
            </w:r>
          </w:p>
        </w:tc>
        <w:tc>
          <w:tcPr>
            <w:tcW w:w="960" w:type="dxa"/>
            <w:noWrap/>
            <w:vAlign w:val="center"/>
          </w:tcPr>
          <w:p>
            <w:pPr>
              <w:tabs>
                <w:tab w:val="right" w:pos="5954"/>
              </w:tabs>
              <w:spacing w:after="0" w:line="240" w:lineRule="auto"/>
            </w:pPr>
            <w:r>
              <w:t>1.879</w:t>
            </w:r>
          </w:p>
        </w:tc>
        <w:tc>
          <w:tcPr>
            <w:tcW w:w="960" w:type="dxa"/>
            <w:noWrap/>
            <w:vAlign w:val="center"/>
          </w:tcPr>
          <w:p>
            <w:pPr>
              <w:tabs>
                <w:tab w:val="right" w:pos="5954"/>
              </w:tabs>
              <w:spacing w:after="0" w:line="240" w:lineRule="auto"/>
            </w:pPr>
            <w:r>
              <w:t>1.879</w:t>
            </w:r>
          </w:p>
        </w:tc>
        <w:tc>
          <w:tcPr>
            <w:tcW w:w="960" w:type="dxa"/>
            <w:noWrap/>
            <w:vAlign w:val="center"/>
          </w:tcPr>
          <w:p>
            <w:pPr>
              <w:tabs>
                <w:tab w:val="right" w:pos="5954"/>
              </w:tabs>
              <w:spacing w:after="0" w:line="240" w:lineRule="auto"/>
            </w:pPr>
            <w:r>
              <w:t>1.863</w:t>
            </w:r>
          </w:p>
        </w:tc>
      </w:tr>
    </w:tbl>
    <w:p>
      <w:pPr>
        <w:tabs>
          <w:tab w:val="right" w:pos="5954"/>
        </w:tabs>
        <w:jc w:val="center"/>
        <w:rPr>
          <w:sz w:val="18"/>
          <w:szCs w:val="18"/>
        </w:rPr>
      </w:pPr>
      <w:ins w:id="105" w:author="Henry Hou" w:date="2024-02-21T14:10:48Z">
        <w:r>
          <w:rPr>
            <w:rFonts w:hint="eastAsia"/>
            <w:sz w:val="18"/>
            <w:szCs w:val="18"/>
            <w:lang w:val="en-US" w:eastAsia="zh-CN"/>
          </w:rPr>
          <w:t>这</w:t>
        </w:r>
      </w:ins>
      <w:ins w:id="106" w:author="Henry Hou" w:date="2024-02-21T14:10:50Z">
        <w:r>
          <w:rPr>
            <w:rFonts w:hint="eastAsia"/>
            <w:sz w:val="18"/>
            <w:szCs w:val="18"/>
            <w:lang w:val="en-US" w:eastAsia="zh-CN"/>
          </w:rPr>
          <w:t>三列</w:t>
        </w:r>
      </w:ins>
      <w:ins w:id="107" w:author="Henry Hou" w:date="2024-02-21T14:10:52Z">
        <w:r>
          <w:rPr>
            <w:rFonts w:hint="eastAsia"/>
            <w:sz w:val="18"/>
            <w:szCs w:val="18"/>
            <w:lang w:val="en-US" w:eastAsia="zh-CN"/>
          </w:rPr>
          <w:t>代表</w:t>
        </w:r>
      </w:ins>
      <w:ins w:id="108" w:author="Henry Hou" w:date="2024-02-21T14:10:54Z">
        <w:r>
          <w:rPr>
            <w:rFonts w:hint="eastAsia"/>
            <w:sz w:val="18"/>
            <w:szCs w:val="18"/>
            <w:lang w:val="en-US" w:eastAsia="zh-CN"/>
          </w:rPr>
          <w:t>什么</w:t>
        </w:r>
      </w:ins>
      <w:ins w:id="109" w:author="Henry Hou" w:date="2024-02-21T14:10:55Z">
        <w:r>
          <w:rPr>
            <w:rFonts w:hint="eastAsia"/>
            <w:sz w:val="18"/>
            <w:szCs w:val="18"/>
            <w:lang w:val="en-US" w:eastAsia="zh-CN"/>
          </w:rPr>
          <w:t>含义</w:t>
        </w:r>
      </w:ins>
      <w:r>
        <w:rPr>
          <w:sz w:val="18"/>
          <w:szCs w:val="18"/>
        </w:rPr>
        <w:t>Table 5. Table of Recordings</w:t>
      </w:r>
    </w:p>
    <w:p>
      <w:pPr>
        <w:tabs>
          <w:tab w:val="right" w:pos="5954"/>
        </w:tabs>
      </w:pPr>
      <w:r>
        <w:drawing>
          <wp:anchor distT="0" distB="0" distL="114300" distR="114300" simplePos="0" relativeHeight="251667456" behindDoc="1" locked="0" layoutInCell="1" allowOverlap="1">
            <wp:simplePos x="0" y="0"/>
            <wp:positionH relativeFrom="column">
              <wp:posOffset>668020</wp:posOffset>
            </wp:positionH>
            <wp:positionV relativeFrom="paragraph">
              <wp:posOffset>708660</wp:posOffset>
            </wp:positionV>
            <wp:extent cx="3171190" cy="2380615"/>
            <wp:effectExtent l="0" t="0" r="0" b="635"/>
            <wp:wrapNone/>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71419" cy="2380890"/>
                    </a:xfrm>
                    <a:prstGeom prst="rect">
                      <a:avLst/>
                    </a:prstGeom>
                    <a:noFill/>
                    <a:ln>
                      <a:noFill/>
                    </a:ln>
                  </pic:spPr>
                </pic:pic>
              </a:graphicData>
            </a:graphic>
          </wp:anchor>
        </w:drawing>
      </w:r>
      <w:r>
        <w:t>Consider the quantitative aspect by employing Python and the Matplotlib library to generate a graphical representation. This graph will assist the comparison of the divergences between experimental outcomes and the two methods employed. Additionally, a more precise analysis can be achieved by extending the comparison to various friction constants.</w:t>
      </w:r>
    </w:p>
    <w:p>
      <w:pPr>
        <w:tabs>
          <w:tab w:val="right" w:pos="5954"/>
        </w:tabs>
      </w:pPr>
    </w:p>
    <w:p>
      <w:pPr>
        <w:tabs>
          <w:tab w:val="right" w:pos="5954"/>
        </w:tabs>
      </w:pPr>
    </w:p>
    <w:p>
      <w:pPr>
        <w:tabs>
          <w:tab w:val="right" w:pos="5954"/>
        </w:tabs>
      </w:pPr>
    </w:p>
    <w:p>
      <w:pPr>
        <w:tabs>
          <w:tab w:val="right" w:pos="5954"/>
        </w:tabs>
      </w:pPr>
    </w:p>
    <w:p>
      <w:pPr>
        <w:tabs>
          <w:tab w:val="right" w:pos="5954"/>
        </w:tabs>
      </w:pPr>
    </w:p>
    <w:p>
      <w:pPr>
        <w:tabs>
          <w:tab w:val="right" w:pos="5954"/>
        </w:tabs>
      </w:pPr>
      <w:r>
        <mc:AlternateContent>
          <mc:Choice Requires="wpg">
            <w:drawing>
              <wp:anchor distT="0" distB="0" distL="114300" distR="114300" simplePos="0" relativeHeight="251668480" behindDoc="0" locked="0" layoutInCell="1" allowOverlap="1">
                <wp:simplePos x="0" y="0"/>
                <wp:positionH relativeFrom="column">
                  <wp:posOffset>3609340</wp:posOffset>
                </wp:positionH>
                <wp:positionV relativeFrom="paragraph">
                  <wp:posOffset>38735</wp:posOffset>
                </wp:positionV>
                <wp:extent cx="2112010" cy="1069340"/>
                <wp:effectExtent l="0" t="0" r="0" b="16510"/>
                <wp:wrapNone/>
                <wp:docPr id="823492037" name="组合 823492037"/>
                <wp:cNvGraphicFramePr/>
                <a:graphic xmlns:a="http://schemas.openxmlformats.org/drawingml/2006/main">
                  <a:graphicData uri="http://schemas.microsoft.com/office/word/2010/wordprocessingGroup">
                    <wpg:wgp>
                      <wpg:cNvGrpSpPr/>
                      <wpg:grpSpPr>
                        <a:xfrm>
                          <a:off x="0" y="0"/>
                          <a:ext cx="2111887" cy="1069340"/>
                          <a:chOff x="0" y="0"/>
                          <a:chExt cx="2111887" cy="1069340"/>
                        </a:xfrm>
                      </wpg:grpSpPr>
                      <wpg:grpSp>
                        <wpg:cNvPr id="823492036" name="组合 823492036"/>
                        <wpg:cNvGrpSpPr/>
                        <wpg:grpSpPr>
                          <a:xfrm>
                            <a:off x="0" y="0"/>
                            <a:ext cx="2111887" cy="1069340"/>
                            <a:chOff x="0" y="0"/>
                            <a:chExt cx="2111887" cy="1069340"/>
                          </a:xfrm>
                        </wpg:grpSpPr>
                        <wps:wsp>
                          <wps:cNvPr id="53" name="矩形 53"/>
                          <wps:cNvSpPr/>
                          <wps:spPr>
                            <a:xfrm>
                              <a:off x="0" y="0"/>
                              <a:ext cx="1834737" cy="106934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823492035" name="组合 823492035"/>
                          <wpg:cNvGrpSpPr/>
                          <wpg:grpSpPr>
                            <a:xfrm>
                              <a:off x="156949" y="75063"/>
                              <a:ext cx="1954938" cy="949960"/>
                              <a:chOff x="0" y="0"/>
                              <a:chExt cx="1954938" cy="949960"/>
                            </a:xfrm>
                          </wpg:grpSpPr>
                          <wps:wsp>
                            <wps:cNvPr id="57" name="直接连接符 57"/>
                            <wps:cNvCnPr/>
                            <wps:spPr>
                              <a:xfrm>
                                <a:off x="0" y="578608"/>
                                <a:ext cx="189428" cy="0"/>
                              </a:xfrm>
                              <a:prstGeom prst="line">
                                <a:avLst/>
                              </a:prstGeom>
                              <a:ln w="28575">
                                <a:solidFill>
                                  <a:srgbClr val="7030A0"/>
                                </a:solidFill>
                              </a:ln>
                            </wps:spPr>
                            <wps:style>
                              <a:lnRef idx="1">
                                <a:schemeClr val="accent1"/>
                              </a:lnRef>
                              <a:fillRef idx="0">
                                <a:schemeClr val="accent1"/>
                              </a:fillRef>
                              <a:effectRef idx="0">
                                <a:schemeClr val="accent1"/>
                              </a:effectRef>
                              <a:fontRef idx="minor">
                                <a:schemeClr val="tx1"/>
                              </a:fontRef>
                            </wps:style>
                            <wps:bodyPr/>
                          </wps:wsp>
                          <wps:wsp>
                            <wps:cNvPr id="58" name="直接连接符 58"/>
                            <wps:cNvCnPr/>
                            <wps:spPr>
                              <a:xfrm>
                                <a:off x="6824" y="769677"/>
                                <a:ext cx="189428" cy="0"/>
                              </a:xfrm>
                              <a:prstGeom prst="line">
                                <a:avLst/>
                              </a:prstGeom>
                              <a:ln w="28575">
                                <a:solidFill>
                                  <a:srgbClr val="00B050"/>
                                </a:solidFill>
                                <a:prstDash val="sysDot"/>
                              </a:ln>
                            </wps:spPr>
                            <wps:style>
                              <a:lnRef idx="1">
                                <a:schemeClr val="accent1"/>
                              </a:lnRef>
                              <a:fillRef idx="0">
                                <a:schemeClr val="accent1"/>
                              </a:fillRef>
                              <a:effectRef idx="0">
                                <a:schemeClr val="accent1"/>
                              </a:effectRef>
                              <a:fontRef idx="minor">
                                <a:schemeClr val="tx1"/>
                              </a:fontRef>
                            </wps:style>
                            <wps:bodyPr/>
                          </wps:wsp>
                          <wps:wsp>
                            <wps:cNvPr id="59" name="文本框 59"/>
                            <wps:cNvSpPr txBox="1"/>
                            <wps:spPr>
                              <a:xfrm>
                                <a:off x="197893" y="0"/>
                                <a:ext cx="1757045" cy="949960"/>
                              </a:xfrm>
                              <a:prstGeom prst="rect">
                                <a:avLst/>
                              </a:prstGeom>
                              <a:noFill/>
                              <a:ln w="6350">
                                <a:noFill/>
                              </a:ln>
                            </wps:spPr>
                            <wps:txbx>
                              <w:txbxContent>
                                <w:p>
                                  <w:pPr>
                                    <w:spacing w:after="0" w:line="276" w:lineRule="auto"/>
                                    <w:rPr>
                                      <w:sz w:val="24"/>
                                      <w:szCs w:val="24"/>
                                      <w:lang w:val="en-GB"/>
                                    </w:rPr>
                                  </w:pPr>
                                  <w:r>
                                    <w:rPr>
                                      <w:sz w:val="24"/>
                                      <w:szCs w:val="24"/>
                                      <w:lang w:val="en-GB"/>
                                    </w:rPr>
                                    <w:t>Useful Data</w:t>
                                  </w:r>
                                </w:p>
                                <w:p>
                                  <w:pPr>
                                    <w:spacing w:after="0" w:line="276" w:lineRule="auto"/>
                                    <w:rPr>
                                      <w:sz w:val="24"/>
                                      <w:szCs w:val="24"/>
                                      <w:lang w:val="en-GB"/>
                                    </w:rPr>
                                  </w:pPr>
                                  <w:r>
                                    <w:rPr>
                                      <w:sz w:val="24"/>
                                      <w:szCs w:val="24"/>
                                      <w:lang w:val="en-GB"/>
                                    </w:rPr>
                                    <w:t>Wrong Data</w:t>
                                  </w:r>
                                </w:p>
                                <w:p>
                                  <w:pPr>
                                    <w:spacing w:after="0" w:line="276" w:lineRule="auto"/>
                                    <w:rPr>
                                      <w:sz w:val="24"/>
                                      <w:szCs w:val="24"/>
                                      <w:lang w:val="en-GB"/>
                                    </w:rPr>
                                  </w:pPr>
                                  <w:r>
                                    <w:rPr>
                                      <w:sz w:val="24"/>
                                      <w:szCs w:val="24"/>
                                      <w:lang w:val="en-GB"/>
                                    </w:rPr>
                                    <w:t>Squared Model</w:t>
                                  </w:r>
                                </w:p>
                                <w:p>
                                  <w:pPr>
                                    <w:spacing w:after="0" w:line="276" w:lineRule="auto"/>
                                    <w:rPr>
                                      <w:ins w:id="110" w:author="Henry Hou" w:date="2024-02-21T14:17:12Z"/>
                                      <w:sz w:val="24"/>
                                      <w:szCs w:val="24"/>
                                      <w:lang w:val="en-GB"/>
                                    </w:rPr>
                                  </w:pPr>
                                  <w:r>
                                    <w:rPr>
                                      <w:sz w:val="24"/>
                                      <w:szCs w:val="24"/>
                                      <w:lang w:val="en-GB"/>
                                    </w:rPr>
                                    <w:t>Proportional Model</w:t>
                                  </w:r>
                                </w:p>
                                <w:p>
                                  <w:pPr>
                                    <w:spacing w:after="0" w:line="276" w:lineRule="auto"/>
                                    <w:rPr>
                                      <w:sz w:val="24"/>
                                      <w:szCs w:val="24"/>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s:wsp>
                        <wps:cNvPr id="55" name="椭圆 55"/>
                        <wps:cNvSpPr/>
                        <wps:spPr>
                          <a:xfrm>
                            <a:off x="204716" y="382138"/>
                            <a:ext cx="83127" cy="8906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椭圆 56"/>
                        <wps:cNvSpPr/>
                        <wps:spPr>
                          <a:xfrm>
                            <a:off x="204716" y="170597"/>
                            <a:ext cx="82550" cy="88900"/>
                          </a:xfrm>
                          <a:prstGeom prst="ellipse">
                            <a:avLst/>
                          </a:prstGeom>
                          <a:solidFill>
                            <a:srgbClr val="0219F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84.2pt;margin-top:3.05pt;height:84.2pt;width:166.3pt;z-index:251668480;mso-width-relative:page;mso-height-relative:page;" coordsize="2111887,1069340" o:gfxdata="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">
                <o:lock v:ext="edit" aspectratio="f"/>
                <v:group id="_x0000_s1026" o:spid="_x0000_s1026" o:spt="203" style="position:absolute;left:0;top:0;height:1069340;width:2111887;" coordsize="2111887,1069340" o:gfxdata="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n7yCvEAAAA4gAAAA8AAAAAAAAAAQAgAAAAIgAAAGRycy9kb3du&#10;cmV2LnhtbFBLAQIUABQAAAAIAIdO4kAzLwWeOwAAADkAAAAVAAAAAAAAAAEAIAAAABMBAABkcnMv&#10;Z3JvdXBzaGFwZXhtbC54bWxQSwUGAAAAAAYABgBgAQAA0AMAAAAA&#10;">
                  <o:lock v:ext="edit" aspectratio="f"/>
                  <v:rect id="_x0000_s1026" o:spid="_x0000_s1026" o:spt="1" style="position:absolute;left:0;top:0;height:1069340;width:1834737;v-text-anchor:middle;" fillcolor="#FFFFFF [3201]" filled="t" stroked="t" coordsize="21600,21600" o:gfxdata="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m1YL4A&#10;AADbAAAADwAAAAAAAAABACAAAAAiAAAAZHJzL2Rvd25yZXYueG1sUEsBAhQAFAAAAAgAh07iQDMv&#10;BZ47AAAAOQAAABAAAAAAAAAAAQAgAAAADQEAAGRycy9zaGFwZXhtbC54bWxQSwUGAAAAAAYABgBb&#10;AQAAtwMAAAAA&#10;">
                    <v:fill on="t" focussize="0,0"/>
                    <v:stroke color="#000000 [3200]" miterlimit="8" joinstyle="miter"/>
                    <v:imagedata o:title=""/>
                    <o:lock v:ext="edit" aspectratio="f"/>
                  </v:rect>
                  <v:group id="_x0000_s1026" o:spid="_x0000_s1026" o:spt="203" style="position:absolute;left:156949;top:75063;height:949960;width:1954938;" coordsize="1954938,949960" o:gfxdata="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kpVlzEAAAA4gAAAA8AAAAAAAAAAQAgAAAAIgAAAGRycy9kb3du&#10;cmV2LnhtbFBLAQIUABQAAAAIAIdO4kAzLwWeOwAAADkAAAAVAAAAAAAAAAEAIAAAABMBAABkcnMv&#10;Z3JvdXBzaGFwZXhtbC54bWxQSwUGAAAAAAYABgBgAQAA0AMAAAAA&#10;">
                    <o:lock v:ext="edit" aspectratio="f"/>
                    <v:line id="_x0000_s1026" o:spid="_x0000_s1026" o:spt="20" style="position:absolute;left:0;top:578608;height:0;width:189428;" filled="f" stroked="t" coordsize="21600,21600" o:gfxdata="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Qlr4A&#10;AADbAAAADwAAAAAAAAABACAAAAAiAAAAZHJzL2Rvd25yZXYueG1sUEsBAhQAFAAAAAgAh07iQDMv&#10;BZ47AAAAOQAAABAAAAAAAAAAAQAgAAAADQEAAGRycy9zaGFwZXhtbC54bWxQSwUGAAAAAAYABgBb&#10;AQAAtwMAAAAA&#10;">
                      <v:fill on="f" focussize="0,0"/>
                      <v:stroke weight="2.25pt" color="#7030A0 [3204]" miterlimit="8" joinstyle="miter"/>
                      <v:imagedata o:title=""/>
                      <o:lock v:ext="edit" aspectratio="f"/>
                    </v:line>
                    <v:line id="_x0000_s1026" o:spid="_x0000_s1026" o:spt="20" style="position:absolute;left:6824;top:769677;height:0;width:189428;" filled="f" stroked="t" coordsize="21600,21600" o:gfxdata="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ZaGbsAAADb&#10;AAAADwAAAAAAAAABACAAAAAiAAAAZHJzL2Rvd25yZXYueG1sUEsBAhQAFAAAAAgAh07iQDMvBZ47&#10;AAAAOQAAABAAAAAAAAAAAQAgAAAACgEAAGRycy9zaGFwZXhtbC54bWxQSwUGAAAAAAYABgBbAQAA&#10;tAMAAAAA&#10;">
                      <v:fill on="f" focussize="0,0"/>
                      <v:stroke weight="2.25pt" color="#00B050 [3204]" miterlimit="8" joinstyle="miter" dashstyle="1 1"/>
                      <v:imagedata o:title=""/>
                      <o:lock v:ext="edit" aspectratio="f"/>
                    </v:line>
                    <v:shape id="_x0000_s1026" o:spid="_x0000_s1026" o:spt="202" type="#_x0000_t202" style="position:absolute;left:197893;top:0;height:949960;width:1757045;" filled="f" stroked="f" coordsize="21600,21600" o:gfxdata="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dFnd&#10;wAAAANs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spacing w:after="0" w:line="276" w:lineRule="auto"/>
                              <w:rPr>
                                <w:sz w:val="24"/>
                                <w:szCs w:val="24"/>
                                <w:lang w:val="en-GB"/>
                              </w:rPr>
                            </w:pPr>
                            <w:r>
                              <w:rPr>
                                <w:sz w:val="24"/>
                                <w:szCs w:val="24"/>
                                <w:lang w:val="en-GB"/>
                              </w:rPr>
                              <w:t>Useful Data</w:t>
                            </w:r>
                          </w:p>
                          <w:p>
                            <w:pPr>
                              <w:spacing w:after="0" w:line="276" w:lineRule="auto"/>
                              <w:rPr>
                                <w:sz w:val="24"/>
                                <w:szCs w:val="24"/>
                                <w:lang w:val="en-GB"/>
                              </w:rPr>
                            </w:pPr>
                            <w:r>
                              <w:rPr>
                                <w:sz w:val="24"/>
                                <w:szCs w:val="24"/>
                                <w:lang w:val="en-GB"/>
                              </w:rPr>
                              <w:t>Wrong Data</w:t>
                            </w:r>
                          </w:p>
                          <w:p>
                            <w:pPr>
                              <w:spacing w:after="0" w:line="276" w:lineRule="auto"/>
                              <w:rPr>
                                <w:sz w:val="24"/>
                                <w:szCs w:val="24"/>
                                <w:lang w:val="en-GB"/>
                              </w:rPr>
                            </w:pPr>
                            <w:r>
                              <w:rPr>
                                <w:sz w:val="24"/>
                                <w:szCs w:val="24"/>
                                <w:lang w:val="en-GB"/>
                              </w:rPr>
                              <w:t>Squared Model</w:t>
                            </w:r>
                          </w:p>
                          <w:p>
                            <w:pPr>
                              <w:spacing w:after="0" w:line="276" w:lineRule="auto"/>
                              <w:rPr>
                                <w:ins w:id="111" w:author="Henry Hou" w:date="2024-02-21T14:17:12Z"/>
                                <w:sz w:val="24"/>
                                <w:szCs w:val="24"/>
                                <w:lang w:val="en-GB"/>
                              </w:rPr>
                            </w:pPr>
                            <w:r>
                              <w:rPr>
                                <w:sz w:val="24"/>
                                <w:szCs w:val="24"/>
                                <w:lang w:val="en-GB"/>
                              </w:rPr>
                              <w:t>Proportional Model</w:t>
                            </w:r>
                          </w:p>
                          <w:p>
                            <w:pPr>
                              <w:spacing w:after="0" w:line="276" w:lineRule="auto"/>
                              <w:rPr>
                                <w:sz w:val="24"/>
                                <w:szCs w:val="24"/>
                                <w:lang w:val="en-GB"/>
                              </w:rPr>
                            </w:pPr>
                          </w:p>
                        </w:txbxContent>
                      </v:textbox>
                    </v:shape>
                  </v:group>
                </v:group>
                <v:shape id="_x0000_s1026" o:spid="_x0000_s1026" o:spt="3" type="#_x0000_t3" style="position:absolute;left:204716;top:382138;height:89065;width:83127;v-text-anchor:middle;" fillcolor="#FF0000" filled="t" stroked="f" coordsize="21600,21600" o:gfxdata="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6At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_x0000_s1026" o:spid="_x0000_s1026" o:spt="3" type="#_x0000_t3" style="position:absolute;left:204716;top:170597;height:88900;width:82550;v-text-anchor:middle;" fillcolor="#0219F4" filled="t" stroked="f" coordsize="21600,21600" o:gfxdata="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bmMW&#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shape>
              </v:group>
            </w:pict>
          </mc:Fallback>
        </mc:AlternateContent>
      </w:r>
    </w:p>
    <w:p>
      <w:pPr>
        <w:tabs>
          <w:tab w:val="right" w:pos="5954"/>
        </w:tabs>
      </w:pPr>
    </w:p>
    <w:p>
      <w:pPr>
        <w:tabs>
          <w:tab w:val="right" w:pos="5954"/>
        </w:tabs>
      </w:pPr>
    </w:p>
    <w:p>
      <w:pPr>
        <w:tabs>
          <w:tab w:val="right" w:pos="5954"/>
        </w:tabs>
      </w:pPr>
    </w:p>
    <w:p>
      <w:pPr>
        <w:tabs>
          <w:tab w:val="right" w:pos="5954"/>
        </w:tabs>
      </w:pPr>
    </w:p>
    <w:p>
      <w:pPr>
        <w:tabs>
          <w:tab w:val="right" w:pos="5954"/>
        </w:tabs>
        <w:jc w:val="center"/>
        <w:rPr>
          <w:ins w:id="112" w:author="Henry Hou" w:date="2024-02-21T14:21:18Z"/>
          <w:rFonts w:hint="eastAsia"/>
          <w:sz w:val="18"/>
          <w:szCs w:val="18"/>
          <w:lang w:val="en-US" w:eastAsia="zh-CN"/>
        </w:rPr>
      </w:pPr>
      <w:r>
        <w:rPr>
          <w:sz w:val="18"/>
          <w:szCs w:val="18"/>
        </w:rPr>
        <w:t xml:space="preserve">Fig 8. Curves of </w:t>
      </w:r>
      <m:oMath>
        <m:r>
          <m:rPr/>
          <w:rPr>
            <w:rFonts w:ascii="Cambria Math" w:hAnsi="Cambria Math"/>
            <w:sz w:val="18"/>
            <w:szCs w:val="18"/>
          </w:rPr>
          <m:t>t</m:t>
        </m:r>
      </m:oMath>
      <w:r>
        <w:rPr>
          <w:sz w:val="18"/>
          <w:szCs w:val="18"/>
        </w:rPr>
        <w:t xml:space="preserve"> about </w:t>
      </w:r>
      <m:oMath>
        <m:r>
          <m:rPr/>
          <w:rPr>
            <w:rFonts w:ascii="Cambria Math" w:hAnsi="Cambria Math"/>
            <w:sz w:val="18"/>
            <w:szCs w:val="18"/>
          </w:rPr>
          <m:t>R</m:t>
        </m:r>
      </m:oMath>
      <w:r>
        <w:rPr>
          <w:sz w:val="18"/>
          <w:szCs w:val="18"/>
        </w:rPr>
        <w:t xml:space="preserve"> [python</w:t>
      </w:r>
      <w:ins w:id="113" w:author="Henry Hou" w:date="2024-02-21T14:19:44Z">
        <w:r>
          <w:rPr>
            <w:rFonts w:hint="eastAsia"/>
            <w:sz w:val="18"/>
            <w:szCs w:val="18"/>
            <w:lang w:val="en-US" w:eastAsia="zh-CN"/>
          </w:rPr>
          <w:t>这些数据点</w:t>
        </w:r>
      </w:ins>
      <w:ins w:id="114" w:author="Henry Hou" w:date="2024-02-21T14:19:49Z">
        <w:r>
          <w:rPr>
            <w:rFonts w:hint="eastAsia"/>
            <w:sz w:val="18"/>
            <w:szCs w:val="18"/>
            <w:lang w:val="en-US" w:eastAsia="zh-CN"/>
          </w:rPr>
          <w:t>R是</w:t>
        </w:r>
      </w:ins>
      <w:ins w:id="115" w:author="Henry Hou" w:date="2024-02-21T14:19:50Z">
        <w:r>
          <w:rPr>
            <w:rFonts w:hint="eastAsia"/>
            <w:sz w:val="18"/>
            <w:szCs w:val="18"/>
            <w:lang w:val="en-US" w:eastAsia="zh-CN"/>
          </w:rPr>
          <w:t>唯一的</w:t>
        </w:r>
      </w:ins>
      <w:ins w:id="116" w:author="Henry Hou" w:date="2024-02-21T14:19:59Z">
        <w:r>
          <w:rPr>
            <w:rFonts w:hint="eastAsia"/>
            <w:sz w:val="18"/>
            <w:szCs w:val="18"/>
            <w:lang w:val="en-US" w:eastAsia="zh-CN"/>
          </w:rPr>
          <w:t>自</w:t>
        </w:r>
      </w:ins>
      <w:ins w:id="117" w:author="Henry Hou" w:date="2024-02-21T14:19:52Z">
        <w:r>
          <w:rPr>
            <w:rFonts w:hint="eastAsia"/>
            <w:sz w:val="18"/>
            <w:szCs w:val="18"/>
            <w:lang w:val="en-US" w:eastAsia="zh-CN"/>
          </w:rPr>
          <w:t>变量吗</w:t>
        </w:r>
      </w:ins>
      <w:ins w:id="118" w:author="Henry Hou" w:date="2024-02-21T14:19:54Z">
        <w:r>
          <w:rPr>
            <w:rFonts w:hint="eastAsia"/>
            <w:sz w:val="18"/>
            <w:szCs w:val="18"/>
            <w:lang w:val="en-US" w:eastAsia="zh-CN"/>
          </w:rPr>
          <w:t>？</w:t>
        </w:r>
      </w:ins>
      <w:ins w:id="119" w:author="Henry Hou" w:date="2024-02-21T14:20:06Z">
        <w:r>
          <w:rPr>
            <w:rFonts w:hint="eastAsia"/>
            <w:sz w:val="18"/>
            <w:szCs w:val="18"/>
            <w:lang w:val="en-US" w:eastAsia="zh-CN"/>
          </w:rPr>
          <w:t>好像用了</w:t>
        </w:r>
      </w:ins>
      <w:ins w:id="120" w:author="Henry Hou" w:date="2024-02-21T14:20:07Z">
        <w:r>
          <w:rPr>
            <w:rFonts w:hint="eastAsia"/>
            <w:sz w:val="18"/>
            <w:szCs w:val="18"/>
            <w:lang w:val="en-US" w:eastAsia="zh-CN"/>
          </w:rPr>
          <w:t>三个</w:t>
        </w:r>
      </w:ins>
      <w:ins w:id="121" w:author="Henry Hou" w:date="2024-02-21T14:20:09Z">
        <w:r>
          <w:rPr>
            <w:rFonts w:hint="eastAsia"/>
            <w:sz w:val="18"/>
            <w:szCs w:val="18"/>
            <w:lang w:val="en-US" w:eastAsia="zh-CN"/>
          </w:rPr>
          <w:t>材料</w:t>
        </w:r>
      </w:ins>
      <w:ins w:id="122" w:author="Henry Hou" w:date="2024-02-21T14:20:10Z">
        <w:r>
          <w:rPr>
            <w:rFonts w:hint="eastAsia"/>
            <w:sz w:val="18"/>
            <w:szCs w:val="18"/>
            <w:lang w:val="en-US" w:eastAsia="zh-CN"/>
          </w:rPr>
          <w:t>，</w:t>
        </w:r>
      </w:ins>
      <w:ins w:id="123" w:author="Henry Hou" w:date="2024-02-21T14:20:12Z">
        <w:r>
          <w:rPr>
            <w:rFonts w:hint="eastAsia"/>
            <w:sz w:val="18"/>
            <w:szCs w:val="18"/>
            <w:lang w:val="en-US" w:eastAsia="zh-CN"/>
          </w:rPr>
          <w:t>材料的</w:t>
        </w:r>
      </w:ins>
      <w:ins w:id="124" w:author="Henry Hou" w:date="2024-02-21T14:20:17Z">
        <w:r>
          <w:rPr>
            <w:rFonts w:hint="eastAsia"/>
            <w:sz w:val="18"/>
            <w:szCs w:val="18"/>
            <w:lang w:val="en-US" w:eastAsia="zh-CN"/>
          </w:rPr>
          <w:t>密度、</w:t>
        </w:r>
      </w:ins>
      <w:ins w:id="125" w:author="Henry Hou" w:date="2024-02-21T14:20:21Z">
        <w:r>
          <w:rPr>
            <w:rFonts w:hint="eastAsia"/>
            <w:sz w:val="18"/>
            <w:szCs w:val="18"/>
            <w:lang w:val="en-US" w:eastAsia="zh-CN"/>
          </w:rPr>
          <w:t>浮力</w:t>
        </w:r>
      </w:ins>
      <w:ins w:id="126" w:author="Henry Hou" w:date="2024-02-21T14:20:23Z">
        <w:r>
          <w:rPr>
            <w:rFonts w:hint="eastAsia"/>
            <w:sz w:val="18"/>
            <w:szCs w:val="18"/>
            <w:lang w:val="en-US" w:eastAsia="zh-CN"/>
          </w:rPr>
          <w:t>也不同</w:t>
        </w:r>
      </w:ins>
    </w:p>
    <w:p>
      <w:pPr>
        <w:tabs>
          <w:tab w:val="right" w:pos="5954"/>
        </w:tabs>
        <w:jc w:val="center"/>
        <w:rPr>
          <w:ins w:id="127" w:author="Henry Hou" w:date="2024-02-21T14:21:48Z"/>
          <w:rFonts w:hint="eastAsia"/>
          <w:sz w:val="18"/>
          <w:szCs w:val="18"/>
          <w:lang w:val="en-US" w:eastAsia="zh-CN"/>
        </w:rPr>
      </w:pPr>
      <w:ins w:id="128" w:author="Henry Hou" w:date="2024-02-21T14:21:19Z">
        <w:r>
          <w:rPr>
            <w:rFonts w:hint="eastAsia"/>
            <w:sz w:val="18"/>
            <w:szCs w:val="18"/>
            <w:lang w:val="en-US" w:eastAsia="zh-CN"/>
          </w:rPr>
          <w:t>从</w:t>
        </w:r>
      </w:ins>
      <w:ins w:id="129" w:author="Henry Hou" w:date="2024-02-21T14:21:20Z">
        <w:r>
          <w:rPr>
            <w:rFonts w:hint="eastAsia"/>
            <w:sz w:val="18"/>
            <w:szCs w:val="18"/>
            <w:lang w:val="en-US" w:eastAsia="zh-CN"/>
          </w:rPr>
          <w:t>这</w:t>
        </w:r>
      </w:ins>
      <w:ins w:id="130" w:author="Henry Hou" w:date="2024-02-21T14:21:23Z">
        <w:r>
          <w:rPr>
            <w:rFonts w:hint="eastAsia"/>
            <w:sz w:val="18"/>
            <w:szCs w:val="18"/>
            <w:lang w:val="en-US" w:eastAsia="zh-CN"/>
          </w:rPr>
          <w:t>个</w:t>
        </w:r>
      </w:ins>
      <w:ins w:id="131" w:author="Henry Hou" w:date="2024-02-21T14:21:24Z">
        <w:r>
          <w:rPr>
            <w:rFonts w:hint="eastAsia"/>
            <w:sz w:val="18"/>
            <w:szCs w:val="18"/>
            <w:lang w:val="en-US" w:eastAsia="zh-CN"/>
          </w:rPr>
          <w:t>图看</w:t>
        </w:r>
      </w:ins>
      <w:ins w:id="132" w:author="Henry Hou" w:date="2024-02-21T14:21:26Z">
        <w:r>
          <w:rPr>
            <w:rFonts w:hint="eastAsia"/>
            <w:sz w:val="18"/>
            <w:szCs w:val="18"/>
            <w:lang w:val="en-US" w:eastAsia="zh-CN"/>
          </w:rPr>
          <w:t>好像</w:t>
        </w:r>
      </w:ins>
      <w:ins w:id="133" w:author="Henry Hou" w:date="2024-02-21T14:21:30Z">
        <w:r>
          <w:rPr>
            <w:rFonts w:hint="eastAsia"/>
            <w:sz w:val="18"/>
            <w:szCs w:val="18"/>
            <w:lang w:val="en-US" w:eastAsia="zh-CN"/>
          </w:rPr>
          <w:t>squared</w:t>
        </w:r>
      </w:ins>
      <w:ins w:id="134" w:author="Henry Hou" w:date="2024-02-21T14:21:31Z">
        <w:r>
          <w:rPr>
            <w:rFonts w:hint="eastAsia"/>
            <w:sz w:val="18"/>
            <w:szCs w:val="18"/>
            <w:lang w:val="en-US" w:eastAsia="zh-CN"/>
          </w:rPr>
          <w:t xml:space="preserve"> </w:t>
        </w:r>
      </w:ins>
      <w:ins w:id="135" w:author="Henry Hou" w:date="2024-02-21T14:21:33Z">
        <w:r>
          <w:rPr>
            <w:rFonts w:hint="eastAsia"/>
            <w:sz w:val="18"/>
            <w:szCs w:val="18"/>
            <w:lang w:val="en-US" w:eastAsia="zh-CN"/>
          </w:rPr>
          <w:t xml:space="preserve">model </w:t>
        </w:r>
      </w:ins>
      <w:ins w:id="136" w:author="Henry Hou" w:date="2024-02-21T14:21:34Z">
        <w:r>
          <w:rPr>
            <w:rFonts w:hint="eastAsia"/>
            <w:sz w:val="18"/>
            <w:szCs w:val="18"/>
            <w:lang w:val="en-US" w:eastAsia="zh-CN"/>
          </w:rPr>
          <w:t>更</w:t>
        </w:r>
      </w:ins>
      <w:ins w:id="137" w:author="Henry Hou" w:date="2024-02-21T14:21:35Z">
        <w:r>
          <w:rPr>
            <w:rFonts w:hint="eastAsia"/>
            <w:sz w:val="18"/>
            <w:szCs w:val="18"/>
            <w:lang w:val="en-US" w:eastAsia="zh-CN"/>
          </w:rPr>
          <w:t>符合</w:t>
        </w:r>
      </w:ins>
      <w:ins w:id="138" w:author="Henry Hou" w:date="2024-02-21T14:21:45Z">
        <w:r>
          <w:rPr>
            <w:rFonts w:hint="eastAsia"/>
            <w:sz w:val="18"/>
            <w:szCs w:val="18"/>
            <w:lang w:val="en-US" w:eastAsia="zh-CN"/>
          </w:rPr>
          <w:t>实验</w:t>
        </w:r>
      </w:ins>
      <w:ins w:id="139" w:author="Henry Hou" w:date="2024-02-21T14:21:36Z">
        <w:r>
          <w:rPr>
            <w:rFonts w:hint="eastAsia"/>
            <w:sz w:val="18"/>
            <w:szCs w:val="18"/>
            <w:lang w:val="en-US" w:eastAsia="zh-CN"/>
          </w:rPr>
          <w:t>数据</w:t>
        </w:r>
      </w:ins>
      <w:ins w:id="140" w:author="Henry Hou" w:date="2024-02-21T14:21:40Z">
        <w:r>
          <w:rPr>
            <w:rFonts w:hint="eastAsia"/>
            <w:sz w:val="18"/>
            <w:szCs w:val="18"/>
            <w:lang w:val="en-US" w:eastAsia="zh-CN"/>
          </w:rPr>
          <w:t>？</w:t>
        </w:r>
      </w:ins>
    </w:p>
    <w:p>
      <w:pPr>
        <w:tabs>
          <w:tab w:val="right" w:pos="5954"/>
        </w:tabs>
        <w:jc w:val="center"/>
        <w:rPr>
          <w:ins w:id="141" w:author="Henry Hou" w:date="2024-02-21T14:18:37Z"/>
          <w:rFonts w:hint="default"/>
          <w:sz w:val="18"/>
          <w:szCs w:val="18"/>
          <w:lang w:val="en-US" w:eastAsia="zh-CN"/>
        </w:rPr>
      </w:pPr>
      <w:ins w:id="142" w:author="Henry Hou" w:date="2024-02-21T14:25:11Z">
        <w:r>
          <w:rPr>
            <w:rFonts w:hint="eastAsia"/>
            <w:sz w:val="18"/>
            <w:szCs w:val="18"/>
            <w:lang w:val="en-US" w:eastAsia="zh-CN"/>
          </w:rPr>
          <w:t>理论</w:t>
        </w:r>
      </w:ins>
      <w:ins w:id="143" w:author="Henry Hou" w:date="2024-02-21T14:25:13Z">
        <w:r>
          <w:rPr>
            <w:rFonts w:hint="eastAsia"/>
            <w:sz w:val="18"/>
            <w:szCs w:val="18"/>
            <w:lang w:val="en-US" w:eastAsia="zh-CN"/>
          </w:rPr>
          <w:t>曲线的</w:t>
        </w:r>
      </w:ins>
      <w:ins w:id="144" w:author="Henry Hou" w:date="2024-02-21T14:25:14Z">
        <w:r>
          <w:rPr>
            <w:rFonts w:hint="eastAsia"/>
            <w:sz w:val="18"/>
            <w:szCs w:val="18"/>
            <w:lang w:val="en-US" w:eastAsia="zh-CN"/>
          </w:rPr>
          <w:t>k</w:t>
        </w:r>
      </w:ins>
      <w:ins w:id="145" w:author="Henry Hou" w:date="2024-02-21T14:25:15Z">
        <w:r>
          <w:rPr>
            <w:rFonts w:hint="eastAsia"/>
            <w:sz w:val="18"/>
            <w:szCs w:val="18"/>
            <w:lang w:val="en-US" w:eastAsia="zh-CN"/>
          </w:rPr>
          <w:t>是</w:t>
        </w:r>
      </w:ins>
      <w:ins w:id="146" w:author="Henry Hou" w:date="2024-02-21T14:25:16Z">
        <w:r>
          <w:rPr>
            <w:rFonts w:hint="eastAsia"/>
            <w:sz w:val="18"/>
            <w:szCs w:val="18"/>
            <w:lang w:val="en-US" w:eastAsia="zh-CN"/>
          </w:rPr>
          <w:t>用的</w:t>
        </w:r>
      </w:ins>
      <w:ins w:id="147" w:author="Henry Hou" w:date="2024-02-21T14:25:17Z">
        <w:r>
          <w:rPr>
            <w:rFonts w:hint="eastAsia"/>
            <w:sz w:val="18"/>
            <w:szCs w:val="18"/>
            <w:lang w:val="en-US" w:eastAsia="zh-CN"/>
          </w:rPr>
          <w:t>多少</w:t>
        </w:r>
      </w:ins>
      <w:ins w:id="148" w:author="Henry Hou" w:date="2024-02-21T14:25:18Z">
        <w:r>
          <w:rPr>
            <w:rFonts w:hint="eastAsia"/>
            <w:sz w:val="18"/>
            <w:szCs w:val="18"/>
            <w:lang w:val="en-US" w:eastAsia="zh-CN"/>
          </w:rPr>
          <w:t>？</w:t>
        </w:r>
      </w:ins>
      <w:ins w:id="149" w:author="Henry Hou" w:date="2024-02-21T14:22:15Z">
        <w:r>
          <w:rPr>
            <w:rFonts w:hint="eastAsia"/>
            <w:sz w:val="18"/>
            <w:szCs w:val="18"/>
            <w:lang w:val="en-US" w:eastAsia="zh-CN"/>
          </w:rPr>
          <w:t>有没有</w:t>
        </w:r>
      </w:ins>
      <w:ins w:id="150" w:author="Henry Hou" w:date="2024-02-21T14:22:18Z">
        <w:r>
          <w:rPr>
            <w:rFonts w:hint="eastAsia"/>
            <w:sz w:val="18"/>
            <w:szCs w:val="18"/>
            <w:lang w:val="en-US" w:eastAsia="zh-CN"/>
          </w:rPr>
          <w:t>测一下</w:t>
        </w:r>
      </w:ins>
      <w:ins w:id="151" w:author="Henry Hou" w:date="2024-02-21T14:21:52Z">
        <w:r>
          <w:rPr>
            <w:rFonts w:hint="eastAsia"/>
            <w:sz w:val="18"/>
            <w:szCs w:val="18"/>
            <w:lang w:val="en-US" w:eastAsia="zh-CN"/>
          </w:rPr>
          <w:t>实验的</w:t>
        </w:r>
      </w:ins>
      <w:ins w:id="152" w:author="Henry Hou" w:date="2024-02-21T14:21:53Z">
        <w:r>
          <w:rPr>
            <w:rFonts w:hint="eastAsia"/>
            <w:sz w:val="18"/>
            <w:szCs w:val="18"/>
            <w:lang w:val="en-US" w:eastAsia="zh-CN"/>
          </w:rPr>
          <w:t>k</w:t>
        </w:r>
      </w:ins>
      <w:ins w:id="153" w:author="Henry Hou" w:date="2024-02-21T14:22:00Z">
        <w:r>
          <w:rPr>
            <w:rFonts w:hint="eastAsia"/>
            <w:sz w:val="18"/>
            <w:szCs w:val="18"/>
            <w:lang w:val="en-US" w:eastAsia="zh-CN"/>
          </w:rPr>
          <w:t>值</w:t>
        </w:r>
      </w:ins>
      <w:ins w:id="154" w:author="Henry Hou" w:date="2024-02-21T14:22:01Z">
        <w:r>
          <w:rPr>
            <w:rFonts w:hint="eastAsia"/>
            <w:sz w:val="18"/>
            <w:szCs w:val="18"/>
            <w:lang w:val="en-US" w:eastAsia="zh-CN"/>
          </w:rPr>
          <w:t>实际</w:t>
        </w:r>
      </w:ins>
      <w:ins w:id="155" w:author="Henry Hou" w:date="2024-02-21T14:22:02Z">
        <w:r>
          <w:rPr>
            <w:rFonts w:hint="eastAsia"/>
            <w:sz w:val="18"/>
            <w:szCs w:val="18"/>
            <w:lang w:val="en-US" w:eastAsia="zh-CN"/>
          </w:rPr>
          <w:t>是</w:t>
        </w:r>
      </w:ins>
      <w:ins w:id="156" w:author="Henry Hou" w:date="2024-02-21T14:22:03Z">
        <w:r>
          <w:rPr>
            <w:rFonts w:hint="eastAsia"/>
            <w:sz w:val="18"/>
            <w:szCs w:val="18"/>
            <w:lang w:val="en-US" w:eastAsia="zh-CN"/>
          </w:rPr>
          <w:t>多少</w:t>
        </w:r>
      </w:ins>
      <w:ins w:id="157" w:author="Henry Hou" w:date="2024-02-21T14:22:26Z">
        <w:r>
          <w:rPr>
            <w:rFonts w:hint="eastAsia"/>
            <w:sz w:val="18"/>
            <w:szCs w:val="18"/>
            <w:lang w:val="en-US" w:eastAsia="zh-CN"/>
          </w:rPr>
          <w:t>？</w:t>
        </w:r>
      </w:ins>
    </w:p>
    <w:p>
      <w:pPr>
        <w:tabs>
          <w:tab w:val="right" w:pos="5954"/>
        </w:tabs>
        <w:jc w:val="center"/>
        <w:rPr>
          <w:sz w:val="18"/>
          <w:szCs w:val="18"/>
        </w:rPr>
      </w:pPr>
      <w:del w:id="158" w:author="Henry Hou" w:date="2024-02-21T14:17:30Z">
        <w:r>
          <w:rPr>
            <w:sz w:val="18"/>
            <w:szCs w:val="18"/>
          </w:rPr>
          <w:delText>]</w:delText>
        </w:r>
      </w:del>
    </w:p>
    <w:p>
      <w:pPr>
        <w:tabs>
          <w:tab w:val="right" w:pos="5954"/>
        </w:tabs>
      </w:pPr>
      <w:r>
        <w:t>Based on the experimental data, it is evident that two sets out of the ten recorded exhibit substantial discrepancies, prompting their exclusion from subsequent calculations. Employing the functionalities of th</w:t>
      </w:r>
      <w:r>
        <w:rPr>
          <w:highlight w:val="yellow"/>
          <w:rPrChange w:id="159" w:author="Henry Hou" w:date="2024-02-21T14:11:56Z">
            <w:rPr/>
          </w:rPrChange>
        </w:rPr>
        <w:t xml:space="preserve">e </w:t>
      </w:r>
      <w:r>
        <w:rPr>
          <w:rFonts w:ascii="Courier New" w:hAnsi="Courier New" w:cs="Courier New"/>
          <w:highlight w:val="yellow"/>
          <w:rPrChange w:id="160" w:author="Henry Hou" w:date="2024-02-21T14:11:56Z">
            <w:rPr>
              <w:rFonts w:ascii="Courier New" w:hAnsi="Courier New" w:cs="Courier New"/>
            </w:rPr>
          </w:rPrChange>
        </w:rPr>
        <w:t>numpy</w:t>
      </w:r>
      <w:r>
        <w:rPr>
          <w:highlight w:val="yellow"/>
          <w:rPrChange w:id="161" w:author="Henry Hou" w:date="2024-02-21T14:11:56Z">
            <w:rPr/>
          </w:rPrChange>
        </w:rPr>
        <w:t xml:space="preserve"> and </w:t>
      </w:r>
      <w:r>
        <w:rPr>
          <w:rFonts w:ascii="Courier New" w:hAnsi="Courier New" w:cs="Courier New"/>
          <w:highlight w:val="yellow"/>
          <w:rPrChange w:id="162" w:author="Henry Hou" w:date="2024-02-21T14:11:56Z">
            <w:rPr>
              <w:rFonts w:ascii="Courier New" w:hAnsi="Courier New" w:cs="Courier New"/>
            </w:rPr>
          </w:rPrChange>
        </w:rPr>
        <w:t>scipy</w:t>
      </w:r>
      <w:r>
        <w:rPr>
          <w:highlight w:val="yellow"/>
          <w:rPrChange w:id="163" w:author="Henry Hou" w:date="2024-02-21T14:11:56Z">
            <w:rPr/>
          </w:rPrChange>
        </w:rPr>
        <w:t xml:space="preserve"> </w:t>
      </w:r>
      <w:ins w:id="164" w:author="Henry Hou" w:date="2024-02-21T14:12:09Z">
        <w:r>
          <w:rPr>
            <w:rFonts w:hint="eastAsia"/>
            <w:highlight w:val="yellow"/>
            <w:lang w:val="en-US" w:eastAsia="zh-CN"/>
          </w:rPr>
          <w:t>字体</w:t>
        </w:r>
      </w:ins>
      <w:ins w:id="165" w:author="Henry Hou" w:date="2024-02-21T14:12:10Z">
        <w:r>
          <w:rPr>
            <w:rFonts w:hint="eastAsia"/>
            <w:highlight w:val="yellow"/>
            <w:lang w:val="en-US" w:eastAsia="zh-CN"/>
          </w:rPr>
          <w:t>？</w:t>
        </w:r>
      </w:ins>
      <w:r>
        <w:t xml:space="preserve">libraries, curve fitting in Python becomes an accessible task. The computation yields a value for </w:t>
      </w:r>
      <m:oMath>
        <m:r>
          <m:rPr/>
          <w:rPr>
            <w:rFonts w:ascii="Cambria Math" w:hAnsi="Cambria Math"/>
          </w:rPr>
          <m:t>k</m:t>
        </m:r>
      </m:oMath>
      <w:r>
        <w:t xml:space="preserve"> of </w:t>
      </w:r>
      <m:oMath>
        <m:r>
          <m:rPr/>
          <w:rPr>
            <w:rFonts w:ascii="Cambria Math" w:hAnsi="Cambria Math"/>
          </w:rPr>
          <m:t xml:space="preserve">0.5 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m:t>
        </m:r>
      </m:oMath>
      <w:r>
        <w:t xml:space="preserve"> aligning seamlessly with the data obtained during experimentation. Simultaneously, by employing programming tools to assess the variance between experimental and theoretical values, we gain valuable insights into the most appropriate methodology to adopt.</w:t>
      </w:r>
    </w:p>
    <w:p>
      <w:pPr>
        <w:tabs>
          <w:tab w:val="right" w:pos="5954"/>
        </w:tabs>
      </w:pPr>
    </w:p>
    <w:p>
      <w:pPr>
        <w:tabs>
          <w:tab w:val="right" w:pos="5954"/>
        </w:tabs>
      </w:pPr>
      <w:r>
        <w:t xml:space="preserve">Organizing the initial four datasets in ascending order, the </w:t>
      </w:r>
      <w:r>
        <w:rPr>
          <w:rFonts w:ascii="Courier New" w:hAnsi="Courier New" w:cs="Courier New"/>
        </w:rPr>
        <w:t>var()</w:t>
      </w:r>
      <w:r>
        <w:t xml:space="preserve"> function efficiently computes the variance across various models and data. Notably, the proportional model demonstrates a slightly reduced variance, underscoring its heightened reliability.</w:t>
      </w:r>
    </w:p>
    <w:p>
      <w:pPr>
        <w:tabs>
          <w:tab w:val="right" w:pos="5954"/>
        </w:tabs>
        <w:jc w:val="center"/>
      </w:pPr>
      <w:r>
        <w:drawing>
          <wp:inline distT="0" distB="0" distL="0" distR="0">
            <wp:extent cx="4679950" cy="347345"/>
            <wp:effectExtent l="0" t="0" r="0" b="0"/>
            <wp:docPr id="60" name="图片 60" descr="var1.py - 无标题 (工作区) - Visual Studio Code [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var1.py - 无标题 (工作区) - Visual Studio Code [管理员]"/>
                    <pic:cNvPicPr>
                      <a:picLocks noChangeAspect="1"/>
                    </pic:cNvPicPr>
                  </pic:nvPicPr>
                  <pic:blipFill>
                    <a:blip r:embed="rId21">
                      <a:extLst>
                        <a:ext uri="{28A0092B-C50C-407E-A947-70E740481C1C}">
                          <a14:useLocalDpi xmlns:a14="http://schemas.microsoft.com/office/drawing/2010/main" val="0"/>
                        </a:ext>
                      </a:extLst>
                    </a:blip>
                    <a:srcRect l="21161" t="84261" r="48645" b="11526"/>
                    <a:stretch>
                      <a:fillRect/>
                    </a:stretch>
                  </pic:blipFill>
                  <pic:spPr>
                    <a:xfrm>
                      <a:off x="0" y="0"/>
                      <a:ext cx="4680000" cy="347727"/>
                    </a:xfrm>
                    <a:prstGeom prst="rect">
                      <a:avLst/>
                    </a:prstGeom>
                    <a:ln>
                      <a:noFill/>
                    </a:ln>
                  </pic:spPr>
                </pic:pic>
              </a:graphicData>
            </a:graphic>
          </wp:inline>
        </w:drawing>
      </w:r>
    </w:p>
    <w:p>
      <w:pPr>
        <w:tabs>
          <w:tab w:val="right" w:pos="5954"/>
        </w:tabs>
        <w:jc w:val="center"/>
        <w:rPr>
          <w:sz w:val="18"/>
          <w:szCs w:val="18"/>
        </w:rPr>
      </w:pPr>
      <w:r>
        <w:rPr>
          <w:sz w:val="18"/>
          <w:szCs w:val="18"/>
        </w:rPr>
        <w:t>Fig 9. Log of the program using the first four sets of data[python]</w:t>
      </w:r>
    </w:p>
    <w:p>
      <w:pPr>
        <w:tabs>
          <w:tab w:val="right" w:pos="5954"/>
        </w:tabs>
      </w:pPr>
      <w:r>
        <w:t>Applying the same analytical approach to the latter four datasets, the program unveils a similar trend. Specifically, the square model showcases a marginally smaller variance.</w:t>
      </w:r>
    </w:p>
    <w:p>
      <w:pPr>
        <w:tabs>
          <w:tab w:val="right" w:pos="5954"/>
        </w:tabs>
        <w:jc w:val="center"/>
      </w:pPr>
      <w:r>
        <w:drawing>
          <wp:inline distT="0" distB="0" distL="0" distR="0">
            <wp:extent cx="4679950" cy="347345"/>
            <wp:effectExtent l="0" t="0" r="0" b="0"/>
            <wp:docPr id="61" name="图片 61" descr="var2.py - 无标题 (工作区) - Visual Studio Code [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var2.py - 无标题 (工作区) - Visual Studio Code [管理员]"/>
                    <pic:cNvPicPr>
                      <a:picLocks noChangeAspect="1"/>
                    </pic:cNvPicPr>
                  </pic:nvPicPr>
                  <pic:blipFill>
                    <a:blip r:embed="rId22">
                      <a:extLst>
                        <a:ext uri="{28A0092B-C50C-407E-A947-70E740481C1C}">
                          <a14:useLocalDpi xmlns:a14="http://schemas.microsoft.com/office/drawing/2010/main" val="0"/>
                        </a:ext>
                      </a:extLst>
                    </a:blip>
                    <a:srcRect l="21386" t="88975" r="49485" b="6960"/>
                    <a:stretch>
                      <a:fillRect/>
                    </a:stretch>
                  </pic:blipFill>
                  <pic:spPr>
                    <a:xfrm>
                      <a:off x="0" y="0"/>
                      <a:ext cx="4680000" cy="347884"/>
                    </a:xfrm>
                    <a:prstGeom prst="rect">
                      <a:avLst/>
                    </a:prstGeom>
                    <a:ln>
                      <a:noFill/>
                    </a:ln>
                  </pic:spPr>
                </pic:pic>
              </a:graphicData>
            </a:graphic>
          </wp:inline>
        </w:drawing>
      </w:r>
    </w:p>
    <w:p>
      <w:pPr>
        <w:tabs>
          <w:tab w:val="right" w:pos="5954"/>
        </w:tabs>
        <w:jc w:val="center"/>
        <w:rPr>
          <w:sz w:val="18"/>
          <w:szCs w:val="18"/>
        </w:rPr>
      </w:pPr>
      <w:r>
        <w:rPr>
          <w:sz w:val="18"/>
          <w:szCs w:val="18"/>
        </w:rPr>
        <w:t>Fig 10. Log of the program using the last four sets of data[python]</w:t>
      </w:r>
    </w:p>
    <w:p>
      <w:pPr>
        <w:tabs>
          <w:tab w:val="right" w:pos="5954"/>
        </w:tabs>
      </w:pPr>
      <w:r>
        <w:t>In the initial set of four datasets, the rotational radius is relatively small, whereas the subsequent four datasets depict the opposite scenario. The observation reveals that when the suspension point of the compound pendulum is near the center of mass, employing a first-order model effectively corrects the oscillation period. Conversely, when the distance between the suspension point and the center of mass is larger, adopting a second-order model is more suitable for correction.</w:t>
      </w:r>
    </w:p>
    <w:p>
      <w:pPr>
        <w:pStyle w:val="3"/>
        <w:spacing w:after="160"/>
        <w:rPr>
          <w:rStyle w:val="31"/>
          <w:b/>
          <w:bCs/>
        </w:rPr>
      </w:pPr>
      <w:bookmarkStart w:id="12" w:name="_Toc157765177"/>
      <w:r>
        <w:rPr>
          <w:rStyle w:val="31"/>
          <w:b/>
          <w:bCs/>
        </w:rPr>
        <w:t>4.3 Theoretical analyze</w:t>
      </w:r>
      <w:bookmarkEnd w:id="12"/>
    </w:p>
    <w:p>
      <w:pPr>
        <w:tabs>
          <w:tab w:val="right" w:pos="5954"/>
        </w:tabs>
      </w:pPr>
    </w:p>
    <w:p>
      <w:pPr>
        <w:tabs>
          <w:tab w:val="right" w:pos="5954"/>
        </w:tabs>
      </w:pPr>
      <w:r>
        <w:t>While conclusions have been drawn, the slight disparity in variance does not strongly support the adoption of the proportional model. Consequently, additional simulations are essential to assess the requisite application of models for stabilizing the oscillation period of a compound pendulum affected by liquid damping. This necessitates exploring variations in the friction constant.</w:t>
      </w:r>
    </w:p>
    <w:p>
      <w:pPr>
        <w:tabs>
          <w:tab w:val="right" w:pos="5954"/>
        </w:tabs>
      </w:pPr>
    </w:p>
    <w:p>
      <w:pPr>
        <w:tabs>
          <w:tab w:val="right" w:pos="5954"/>
        </w:tabs>
      </w:pPr>
      <w:r>
        <w:t xml:space="preserve">From the previous experiments, </w:t>
      </w:r>
      <m:oMath>
        <m:r>
          <m:rPr/>
          <w:rPr>
            <w:rFonts w:ascii="Cambria Math" w:hAnsi="Cambria Math"/>
          </w:rPr>
          <m:t xml:space="preserve">k=0.5kg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m:t>
        </m:r>
      </m:oMath>
      <w:r>
        <w:t xml:space="preserve"> Keep other variables constant, where </w:t>
      </w:r>
      <m:oMath>
        <m:r>
          <m:rPr/>
          <w:rPr>
            <w:rFonts w:ascii="Cambria Math" w:hAnsi="Cambria Math"/>
          </w:rPr>
          <m:t>V=184.95ml</m:t>
        </m:r>
      </m:oMath>
      <w:r>
        <w:t xml:space="preserve">, </w:t>
      </w:r>
      <m:oMath>
        <m:r>
          <m:rPr/>
          <w:rPr>
            <w:rFonts w:ascii="Cambria Math" w:hAnsi="Cambria Math"/>
          </w:rPr>
          <m:t>m=258.82g, θ=5°</m:t>
        </m:r>
      </m:oMath>
      <w:r>
        <w:t xml:space="preserve">, only changing </w:t>
      </w:r>
      <m:oMath>
        <m:r>
          <m:rPr/>
          <w:rPr>
            <w:rFonts w:ascii="Cambria Math" w:hAnsi="Cambria Math"/>
          </w:rPr>
          <m:t>k</m:t>
        </m:r>
      </m:oMath>
      <w:r>
        <w:t xml:space="preserve"> from </w:t>
      </w:r>
      <m:oMath>
        <m:r>
          <m:rPr/>
          <w:rPr>
            <w:rFonts w:ascii="Cambria Math" w:hAnsi="Cambria Math"/>
          </w:rPr>
          <m:t>0</m:t>
        </m:r>
      </m:oMath>
      <w:r>
        <w:t xml:space="preserve"> to </w:t>
      </w:r>
      <m:oMath>
        <m:r>
          <m:rPr/>
          <w:rPr>
            <w:rFonts w:ascii="Cambria Math" w:hAnsi="Cambria Math"/>
          </w:rPr>
          <m:t>2.5</m:t>
        </m:r>
      </m:oMath>
      <w:r>
        <w:t>.</w:t>
      </w:r>
    </w:p>
    <w:p>
      <w:pPr>
        <w:tabs>
          <w:tab w:val="right" w:pos="5954"/>
        </w:tabs>
      </w:pPr>
      <w:r>
        <w:drawing>
          <wp:anchor distT="0" distB="0" distL="114300" distR="114300" simplePos="0" relativeHeight="251669504" behindDoc="0" locked="0" layoutInCell="1" allowOverlap="1">
            <wp:simplePos x="0" y="0"/>
            <wp:positionH relativeFrom="margin">
              <wp:posOffset>-80645</wp:posOffset>
            </wp:positionH>
            <wp:positionV relativeFrom="paragraph">
              <wp:posOffset>11430</wp:posOffset>
            </wp:positionV>
            <wp:extent cx="2467610" cy="1979930"/>
            <wp:effectExtent l="0" t="0" r="8890" b="1270"/>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467610" cy="1979930"/>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2252345</wp:posOffset>
            </wp:positionH>
            <wp:positionV relativeFrom="paragraph">
              <wp:posOffset>6985</wp:posOffset>
            </wp:positionV>
            <wp:extent cx="2368550" cy="1979930"/>
            <wp:effectExtent l="0" t="0" r="0" b="1270"/>
            <wp:wrapNone/>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368548" cy="1980000"/>
                    </a:xfrm>
                    <a:prstGeom prst="rect">
                      <a:avLst/>
                    </a:prstGeom>
                    <a:noFill/>
                    <a:ln>
                      <a:noFill/>
                    </a:ln>
                  </pic:spPr>
                </pic:pic>
              </a:graphicData>
            </a:graphic>
          </wp:anchor>
        </w:drawing>
      </w:r>
      <w:r>
        <w:t xml:space="preserve">  </w:t>
      </w:r>
    </w:p>
    <w:p>
      <w:pPr>
        <w:tabs>
          <w:tab w:val="right" w:pos="5954"/>
        </w:tabs>
      </w:pPr>
      <w:r>
        <mc:AlternateContent>
          <mc:Choice Requires="wpg">
            <w:drawing>
              <wp:anchor distT="0" distB="0" distL="114300" distR="114300" simplePos="0" relativeHeight="251672576" behindDoc="0" locked="0" layoutInCell="1" allowOverlap="1">
                <wp:simplePos x="0" y="0"/>
                <wp:positionH relativeFrom="column">
                  <wp:posOffset>4504055</wp:posOffset>
                </wp:positionH>
                <wp:positionV relativeFrom="paragraph">
                  <wp:posOffset>233045</wp:posOffset>
                </wp:positionV>
                <wp:extent cx="1476375" cy="1260475"/>
                <wp:effectExtent l="0" t="0" r="0" b="15875"/>
                <wp:wrapNone/>
                <wp:docPr id="823492056" name="组合 823492056"/>
                <wp:cNvGraphicFramePr/>
                <a:graphic xmlns:a="http://schemas.openxmlformats.org/drawingml/2006/main">
                  <a:graphicData uri="http://schemas.microsoft.com/office/word/2010/wordprocessingGroup">
                    <wpg:wgp>
                      <wpg:cNvGrpSpPr/>
                      <wpg:grpSpPr>
                        <a:xfrm>
                          <a:off x="0" y="0"/>
                          <a:ext cx="1476109" cy="1260645"/>
                          <a:chOff x="0" y="0"/>
                          <a:chExt cx="1476109" cy="1260645"/>
                        </a:xfrm>
                      </wpg:grpSpPr>
                      <wps:wsp>
                        <wps:cNvPr id="823492040" name="矩形 823492040"/>
                        <wps:cNvSpPr/>
                        <wps:spPr>
                          <a:xfrm>
                            <a:off x="0" y="0"/>
                            <a:ext cx="1407226" cy="12553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23492044" name="文本框 823492044"/>
                        <wps:cNvSpPr txBox="1"/>
                        <wps:spPr>
                          <a:xfrm>
                            <a:off x="314696" y="11875"/>
                            <a:ext cx="1161413" cy="1248770"/>
                          </a:xfrm>
                          <a:prstGeom prst="rect">
                            <a:avLst/>
                          </a:prstGeom>
                          <a:noFill/>
                          <a:ln w="6350">
                            <a:noFill/>
                          </a:ln>
                        </wps:spPr>
                        <wps:txbx>
                          <w:txbxContent>
                            <w:p>
                              <w:pPr>
                                <w:spacing w:after="0" w:line="276" w:lineRule="auto"/>
                              </w:pPr>
                              <m:oMathPara>
                                <m:oMathParaPr>
                                  <m:jc m:val="left"/>
                                </m:oMathParaPr>
                                <m:oMath>
                                  <m:r>
                                    <m:rPr/>
                                    <w:rPr>
                                      <w:rFonts w:ascii="Cambria Math" w:hAnsi="Cambria Math"/>
                                    </w:rPr>
                                    <m:t xml:space="preserve">k=0kg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k=0.05kg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k=1.0kg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m:oMathPara>
                                <m:oMathParaPr>
                                  <m:jc m:val="left"/>
                                </m:oMathParaPr>
                                <m:oMath>
                                  <m:r>
                                    <m:rPr/>
                                    <w:rPr>
                                      <w:rFonts w:ascii="Cambria Math" w:hAnsi="Cambria Math"/>
                                    </w:rPr>
                                    <m:t xml:space="preserve">k=2.0kg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m:oMathPara>
                                <m:oMathParaPr>
                                  <m:jc m:val="left"/>
                                </m:oMathParaPr>
                                <m:oMath>
                                  <m:r>
                                    <m:rPr/>
                                    <w:rPr>
                                      <w:rFonts w:ascii="Cambria Math" w:hAnsi="Cambria Math"/>
                                    </w:rPr>
                                    <m:t xml:space="preserve">k=2.5kg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823492049" name="组合 823492049"/>
                        <wpg:cNvGrpSpPr/>
                        <wpg:grpSpPr>
                          <a:xfrm>
                            <a:off x="160317" y="541564"/>
                            <a:ext cx="189339" cy="178130"/>
                            <a:chOff x="0" y="0"/>
                            <a:chExt cx="189339" cy="178130"/>
                          </a:xfrm>
                        </wpg:grpSpPr>
                        <wps:wsp>
                          <wps:cNvPr id="823492042" name="直接连接符 823492042"/>
                          <wps:cNvCnPr/>
                          <wps:spPr>
                            <a:xfrm>
                              <a:off x="5937" y="178130"/>
                              <a:ext cx="175240" cy="0"/>
                            </a:xfrm>
                            <a:prstGeom prst="line">
                              <a:avLst/>
                            </a:prstGeom>
                            <a:ln w="28575">
                              <a:solidFill>
                                <a:srgbClr val="0219F4"/>
                              </a:solidFill>
                            </a:ln>
                          </wps:spPr>
                          <wps:style>
                            <a:lnRef idx="1">
                              <a:schemeClr val="accent1"/>
                            </a:lnRef>
                            <a:fillRef idx="0">
                              <a:schemeClr val="accent1"/>
                            </a:fillRef>
                            <a:effectRef idx="0">
                              <a:schemeClr val="accent1"/>
                            </a:effectRef>
                            <a:fontRef idx="minor">
                              <a:schemeClr val="tx1"/>
                            </a:fontRef>
                          </wps:style>
                          <wps:bodyPr/>
                        </wps:wsp>
                        <wps:wsp>
                          <wps:cNvPr id="823492048" name="直接连接符 823492048"/>
                          <wps:cNvCnPr/>
                          <wps:spPr>
                            <a:xfrm>
                              <a:off x="0" y="0"/>
                              <a:ext cx="189339"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wpg:grpSp>
                      <wpg:grpSp>
                        <wpg:cNvPr id="823492050" name="组合 823492050"/>
                        <wpg:cNvGrpSpPr/>
                        <wpg:grpSpPr>
                          <a:xfrm>
                            <a:off x="154379" y="915637"/>
                            <a:ext cx="189339" cy="178130"/>
                            <a:chOff x="0" y="0"/>
                            <a:chExt cx="189339" cy="178130"/>
                          </a:xfrm>
                        </wpg:grpSpPr>
                        <wps:wsp>
                          <wps:cNvPr id="823492051" name="直接连接符 823492051"/>
                          <wps:cNvCnPr/>
                          <wps:spPr>
                            <a:xfrm>
                              <a:off x="5937" y="178130"/>
                              <a:ext cx="175240" cy="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823492052" name="直接连接符 823492052"/>
                          <wps:cNvCnPr/>
                          <wps:spPr>
                            <a:xfrm>
                              <a:off x="0" y="0"/>
                              <a:ext cx="189339" cy="0"/>
                            </a:xfrm>
                            <a:prstGeom prst="line">
                              <a:avLst/>
                            </a:prstGeom>
                            <a:ln w="28575">
                              <a:solidFill>
                                <a:srgbClr val="7030A0"/>
                              </a:solidFill>
                            </a:ln>
                          </wps:spPr>
                          <wps:style>
                            <a:lnRef idx="1">
                              <a:schemeClr val="accent1"/>
                            </a:lnRef>
                            <a:fillRef idx="0">
                              <a:schemeClr val="accent1"/>
                            </a:fillRef>
                            <a:effectRef idx="0">
                              <a:schemeClr val="accent1"/>
                            </a:effectRef>
                            <a:fontRef idx="minor">
                              <a:schemeClr val="tx1"/>
                            </a:fontRef>
                          </wps:style>
                          <wps:bodyPr/>
                        </wps:wsp>
                      </wpg:grpSp>
                      <wpg:grpSp>
                        <wpg:cNvPr id="823492053" name="组合 823492053"/>
                        <wpg:cNvGrpSpPr/>
                        <wpg:grpSpPr>
                          <a:xfrm>
                            <a:off x="160317" y="161554"/>
                            <a:ext cx="189339" cy="178130"/>
                            <a:chOff x="0" y="0"/>
                            <a:chExt cx="189339" cy="178130"/>
                          </a:xfrm>
                        </wpg:grpSpPr>
                        <wps:wsp>
                          <wps:cNvPr id="823492054" name="直接连接符 823492054"/>
                          <wps:cNvCnPr/>
                          <wps:spPr>
                            <a:xfrm>
                              <a:off x="5937" y="178130"/>
                              <a:ext cx="17524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823492055" name="直接连接符 823492055"/>
                          <wps:cNvCnPr/>
                          <wps:spPr>
                            <a:xfrm>
                              <a:off x="0" y="0"/>
                              <a:ext cx="18933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354.65pt;margin-top:18.35pt;height:99.25pt;width:116.25pt;z-index:251672576;mso-width-relative:page;mso-height-relative:page;" coordsize="1476109,1260645" o:gfxdata="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">
                <o:lock v:ext="edit" aspectratio="f"/>
                <v:rect id="_x0000_s1026" o:spid="_x0000_s1026" o:spt="1" style="position:absolute;left:0;top:0;height:1255395;width:1407226;v-text-anchor:middle;" fillcolor="#FFFFFF [3201]" filled="t" stroked="t" coordsize="21600,21600" o:gfxdata="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8OxjwwAAAOIAAAAPAAAAAAAAAAEAIAAAACIAAABkcnMvZG93bnJldi54bWxQSwECFAAUAAAACACH&#10;TuJAMy8FnjsAAAA5AAAAEAAAAAAAAAABACAAAAASAQAAZHJzL3NoYXBleG1sLnhtbFBLBQYAAAAA&#10;BgAGAFsBAAC8AwAAAAA=&#10;">
                  <v:fill on="t" focussize="0,0"/>
                  <v:stroke color="#000000 [3200]" miterlimit="8" joinstyle="miter"/>
                  <v:imagedata o:title=""/>
                  <o:lock v:ext="edit" aspectratio="f"/>
                </v:rect>
                <v:shape id="_x0000_s1026" o:spid="_x0000_s1026" o:spt="202" type="#_x0000_t202" style="position:absolute;left:314696;top:11875;height:1248770;width:1161413;" filled="f" stroked="f" coordsize="21600,21600" o:gfxdata="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GAVxL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pPr>
                          <w:spacing w:after="0" w:line="276" w:lineRule="auto"/>
                        </w:pPr>
                        <m:oMathPara>
                          <m:oMathParaPr>
                            <m:jc m:val="left"/>
                          </m:oMathParaPr>
                          <m:oMath>
                            <m:r>
                              <m:rPr/>
                              <w:rPr>
                                <w:rFonts w:ascii="Cambria Math" w:hAnsi="Cambria Math"/>
                              </w:rPr>
                              <m:t xml:space="preserve">k=0kg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k=0.05kg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pPr>
                        <m:oMathPara>
                          <m:oMathParaPr>
                            <m:jc m:val="left"/>
                          </m:oMathParaPr>
                          <m:oMath>
                            <m:r>
                              <m:rPr/>
                              <w:rPr>
                                <w:rFonts w:ascii="Cambria Math" w:hAnsi="Cambria Math"/>
                              </w:rPr>
                              <m:t xml:space="preserve">k=1.0kg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m:oMathPara>
                          <m:oMathParaPr>
                            <m:jc m:val="left"/>
                          </m:oMathParaPr>
                          <m:oMath>
                            <m:r>
                              <m:rPr/>
                              <w:rPr>
                                <w:rFonts w:ascii="Cambria Math" w:hAnsi="Cambria Math"/>
                              </w:rPr>
                              <m:t xml:space="preserve">k=2.0kg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m:oMathPara>
                          <m:oMathParaPr>
                            <m:jc m:val="left"/>
                          </m:oMathParaPr>
                          <m:oMath>
                            <m:r>
                              <m:rPr/>
                              <w:rPr>
                                <w:rFonts w:ascii="Cambria Math" w:hAnsi="Cambria Math"/>
                              </w:rPr>
                              <m:t xml:space="preserve">k=2.5kg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m:oMathPara>
                      </w:p>
                      <w:p>
                        <w:pPr>
                          <w:spacing w:after="0" w:line="276" w:lineRule="auto"/>
                          <w:rPr>
                            <w:sz w:val="24"/>
                            <w:szCs w:val="24"/>
                            <w:lang w:val="en-GB"/>
                          </w:rPr>
                        </w:pPr>
                      </w:p>
                    </w:txbxContent>
                  </v:textbox>
                </v:shape>
                <v:group id="_x0000_s1026" o:spid="_x0000_s1026" o:spt="203" style="position:absolute;left:160317;top:541564;height:178130;width:189339;" coordsize="189339,178130" o:gfxdata="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BiLyTEAAAA4gAAAA8AAAAAAAAAAQAgAAAAIgAAAGRycy9kb3du&#10;cmV2LnhtbFBLAQIUABQAAAAIAIdO4kAzLwWeOwAAADkAAAAVAAAAAAAAAAEAIAAAABMBAABkcnMv&#10;Z3JvdXBzaGFwZXhtbC54bWxQSwUGAAAAAAYABgBgAQAA0AMAAAAA&#10;">
                  <o:lock v:ext="edit" aspectratio="f"/>
                  <v:line id="_x0000_s1026" o:spid="_x0000_s1026" o:spt="20" style="position:absolute;left:5937;top:178130;height:0;width:175240;" filled="f" stroked="t" coordsize="21600,21600" o:gfxdata="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DshTcQAAADiAAAADwAAAAAAAAABACAAAAAiAAAAZHJzL2Rvd25yZXYueG1sUEsBAhQAFAAAAAgA&#10;h07iQDMvBZ47AAAAOQAAABAAAAAAAAAAAQAgAAAAEwEAAGRycy9zaGFwZXhtbC54bWxQSwUGAAAA&#10;AAYABgBbAQAAvQMAAAAA&#10;">
                    <v:fill on="f" focussize="0,0"/>
                    <v:stroke weight="2.25pt" color="#0219F4 [3204]" miterlimit="8" joinstyle="miter"/>
                    <v:imagedata o:title=""/>
                    <o:lock v:ext="edit" aspectratio="f"/>
                  </v:line>
                  <v:line id="_x0000_s1026" o:spid="_x0000_s1026" o:spt="20" style="position:absolute;left:0;top:0;height:0;width:189339;" filled="f" stroked="t" coordsize="21600,21600" o:gfxdata="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zTPO&#10;wAAAAOIAAAAPAAAAAAAAAAEAIAAAACIAAABkcnMvZG93bnJldi54bWxQSwECFAAUAAAACACHTuJA&#10;My8FnjsAAAA5AAAAEAAAAAAAAAABACAAAAAPAQAAZHJzL3NoYXBleG1sLnhtbFBLBQYAAAAABgAG&#10;AFsBAAC5AwAAAAA=&#10;">
                    <v:fill on="f" focussize="0,0"/>
                    <v:stroke weight="2.25pt" color="#00B050 [3204]" miterlimit="8" joinstyle="miter"/>
                    <v:imagedata o:title=""/>
                    <o:lock v:ext="edit" aspectratio="f"/>
                  </v:line>
                </v:group>
                <v:group id="_x0000_s1026" o:spid="_x0000_s1026" o:spt="203" style="position:absolute;left:154379;top:915637;height:178130;width:189339;" coordsize="189339,178130" o:gfxdata="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1IEQZMMAAADiAAAADwAAAAAAAAABACAAAAAiAAAAZHJzL2Rvd25y&#10;ZXYueG1sUEsBAhQAFAAAAAgAh07iQDMvBZ47AAAAOQAAABUAAAAAAAAAAQAgAAAAEgEAAGRycy9n&#10;cm91cHNoYXBleG1sLnhtbFBLBQYAAAAABgAGAGABAADPAwAAAAA=&#10;">
                  <o:lock v:ext="edit" aspectratio="f"/>
                  <v:line id="_x0000_s1026" o:spid="_x0000_s1026" o:spt="20" style="position:absolute;left:5937;top:178130;height:0;width:175240;" filled="f" stroked="t" coordsize="21600,21600" o:gfxdata="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zFKf8QAAADiAAAADwAAAAAAAAABACAAAAAiAAAAZHJzL2Rvd25yZXYueG1sUEsBAhQAFAAAAAgA&#10;h07iQDMvBZ47AAAAOQAAABAAAAAAAAAAAQAgAAAAEwEAAGRycy9zaGFwZXhtbC54bWxQSwUGAAAA&#10;AAYABgBbAQAAvQMAAAAA&#10;">
                    <v:fill on="f" focussize="0,0"/>
                    <v:stroke weight="2.25pt" color="#FFC000 [3204]" miterlimit="8" joinstyle="miter"/>
                    <v:imagedata o:title=""/>
                    <o:lock v:ext="edit" aspectratio="f"/>
                  </v:line>
                  <v:line id="_x0000_s1026" o:spid="_x0000_s1026" o:spt="20" style="position:absolute;left:0;top:0;height:0;width:189339;" filled="f" stroked="t" coordsize="21600,21600" o:gfxdata="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wuH1MQAAADiAAAADwAAAAAAAAABACAAAAAiAAAAZHJzL2Rvd25yZXYueG1sUEsBAhQAFAAAAAgA&#10;h07iQDMvBZ47AAAAOQAAABAAAAAAAAAAAQAgAAAAEwEAAGRycy9zaGFwZXhtbC54bWxQSwUGAAAA&#10;AAYABgBbAQAAvQMAAAAA&#10;">
                    <v:fill on="f" focussize="0,0"/>
                    <v:stroke weight="2.25pt" color="#7030A0 [3204]" miterlimit="8" joinstyle="miter"/>
                    <v:imagedata o:title=""/>
                    <o:lock v:ext="edit" aspectratio="f"/>
                  </v:line>
                </v:group>
                <v:group id="_x0000_s1026" o:spid="_x0000_s1026" o:spt="203" style="position:absolute;left:160317;top:161554;height:178130;width:189339;" coordsize="189339,178130" o:gfxdata="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RTjhPEAAAA4gAAAA8AAAAAAAAAAQAgAAAAIgAAAGRycy9kb3du&#10;cmV2LnhtbFBLAQIUABQAAAAIAIdO4kAzLwWeOwAAADkAAAAVAAAAAAAAAAEAIAAAABMBAABkcnMv&#10;Z3JvdXBzaGFwZXhtbC54bWxQSwUGAAAAAAYABgBgAQAA0AMAAAAA&#10;">
                  <o:lock v:ext="edit" aspectratio="f"/>
                  <v:line id="_x0000_s1026" o:spid="_x0000_s1026" o:spt="20" style="position:absolute;left:5937;top:178130;height:0;width:175240;" filled="f" stroked="t" coordsize="21600,21600" o:gfxdata="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GgNMfFAAAA4gAAAA8AAAAAAAAAAQAgAAAAIgAAAGRycy9kb3ducmV2LnhtbFBLAQIUABQAAAAI&#10;AIdO4kAzLwWeOwAAADkAAAAQAAAAAAAAAAEAIAAAABQBAABkcnMvc2hhcGV4bWwueG1sUEsFBgAA&#10;AAAGAAYAWwEAAL4DAAAAAA==&#10;">
                    <v:fill on="f" focussize="0,0"/>
                    <v:stroke weight="2.25pt" color="#FF0000 [3204]" miterlimit="8" joinstyle="miter"/>
                    <v:imagedata o:title=""/>
                    <o:lock v:ext="edit" aspectratio="f"/>
                  </v:line>
                  <v:line id="_x0000_s1026" o:spid="_x0000_s1026" o:spt="20" style="position:absolute;left:0;top:0;height:0;width:189339;" filled="f" stroked="t" coordsize="21600,21600" o:gfxdata="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hnd&#10;AsEAAADiAAAADwAAAAAAAAABACAAAAAiAAAAZHJzL2Rvd25yZXYueG1sUEsBAhQAFAAAAAgAh07i&#10;QDMvBZ47AAAAOQAAABAAAAAAAAAAAQAgAAAAEAEAAGRycy9zaGFwZXhtbC54bWxQSwUGAAAAAAYA&#10;BgBbAQAAugMAAAAA&#10;">
                    <v:fill on="f" focussize="0,0"/>
                    <v:stroke weight="2.25pt" color="#000000 [3213]" miterlimit="8" joinstyle="miter"/>
                    <v:imagedata o:title=""/>
                    <o:lock v:ext="edit" aspectratio="f"/>
                  </v:line>
                </v:group>
              </v:group>
            </w:pict>
          </mc:Fallback>
        </mc:AlternateContent>
      </w:r>
    </w:p>
    <w:p>
      <w:pPr>
        <w:tabs>
          <w:tab w:val="right" w:pos="5954"/>
        </w:tabs>
      </w:pPr>
    </w:p>
    <w:p>
      <w:pPr>
        <w:tabs>
          <w:tab w:val="right" w:pos="5954"/>
        </w:tabs>
      </w:pPr>
    </w:p>
    <w:p>
      <w:pPr>
        <w:tabs>
          <w:tab w:val="right" w:pos="5954"/>
        </w:tabs>
      </w:pPr>
    </w:p>
    <w:p>
      <w:pPr>
        <w:tabs>
          <w:tab w:val="right" w:pos="5954"/>
        </w:tabs>
      </w:pPr>
    </w:p>
    <w:p>
      <w:pPr>
        <w:tabs>
          <w:tab w:val="right" w:pos="5954"/>
        </w:tabs>
        <w:rPr>
          <w:sz w:val="18"/>
          <w:szCs w:val="18"/>
        </w:rPr>
      </w:pPr>
    </w:p>
    <w:p>
      <w:pPr>
        <w:tabs>
          <w:tab w:val="right" w:pos="5954"/>
        </w:tabs>
        <w:rPr>
          <w:sz w:val="18"/>
          <w:szCs w:val="18"/>
        </w:rPr>
        <w:sectPr>
          <w:type w:val="continuous"/>
          <w:pgSz w:w="12240" w:h="15840"/>
          <w:pgMar w:top="1440" w:right="1440" w:bottom="1440" w:left="1440" w:header="720" w:footer="720" w:gutter="0"/>
          <w:cols w:space="720" w:num="1"/>
          <w:docGrid w:linePitch="360" w:charSpace="0"/>
        </w:sectPr>
      </w:pPr>
    </w:p>
    <w:p>
      <w:pPr>
        <w:tabs>
          <w:tab w:val="right" w:pos="5954"/>
        </w:tabs>
        <w:ind w:left="426" w:right="-762"/>
        <w:jc w:val="center"/>
        <w:rPr>
          <w:sz w:val="18"/>
          <w:szCs w:val="18"/>
        </w:rPr>
      </w:pPr>
      <w:r>
        <w:rPr>
          <w:sz w:val="18"/>
          <w:szCs w:val="18"/>
        </w:rPr>
        <w:t>Proportional model</w:t>
      </w:r>
    </w:p>
    <w:p>
      <w:pPr>
        <w:tabs>
          <w:tab w:val="right" w:pos="5954"/>
        </w:tabs>
        <w:ind w:left="709" w:right="-904"/>
        <w:jc w:val="center"/>
        <w:rPr>
          <w:sz w:val="18"/>
          <w:szCs w:val="18"/>
        </w:rPr>
      </w:pPr>
      <w:r>
        <w:rPr>
          <w:sz w:val="18"/>
          <w:szCs w:val="18"/>
        </w:rPr>
        <w:t>Squared model</w:t>
      </w:r>
    </w:p>
    <w:p>
      <w:pPr>
        <w:tabs>
          <w:tab w:val="right" w:pos="5954"/>
        </w:tabs>
        <w:ind w:left="284"/>
        <w:jc w:val="center"/>
        <w:rPr>
          <w:sz w:val="18"/>
          <w:szCs w:val="18"/>
        </w:rPr>
      </w:pPr>
      <w:r>
        <w:rPr>
          <w:sz w:val="18"/>
          <w:szCs w:val="18"/>
        </w:rPr>
        <w:t>Legend</w:t>
      </w:r>
    </w:p>
    <w:p>
      <w:pPr>
        <w:tabs>
          <w:tab w:val="right" w:pos="5954"/>
        </w:tabs>
        <w:jc w:val="center"/>
        <w:sectPr>
          <w:type w:val="continuous"/>
          <w:pgSz w:w="12240" w:h="15840"/>
          <w:pgMar w:top="1440" w:right="1440" w:bottom="1440" w:left="1440" w:header="720" w:footer="720" w:gutter="0"/>
          <w:cols w:space="720" w:num="3"/>
          <w:docGrid w:linePitch="360" w:charSpace="0"/>
        </w:sectPr>
      </w:pPr>
    </w:p>
    <w:p>
      <w:pPr>
        <w:tabs>
          <w:tab w:val="right" w:pos="5954"/>
        </w:tabs>
        <w:jc w:val="center"/>
        <w:rPr>
          <w:sz w:val="18"/>
          <w:szCs w:val="18"/>
        </w:rPr>
      </w:pPr>
      <w:r>
        <w:rPr>
          <w:sz w:val="18"/>
          <w:szCs w:val="18"/>
        </w:rPr>
        <w:t>Fig 11. Effects of k on the period about radius [python]</w:t>
      </w:r>
    </w:p>
    <w:p>
      <w:pPr>
        <w:tabs>
          <w:tab w:val="right" w:pos="5954"/>
        </w:tabs>
      </w:pPr>
      <w:r>
        <w:t>The picture illustrates theoretical simulations depicting different resistant constants. Notably, in the square model, as the radius increases, the period extends infinitely. This implies unreliability when both the constant and radius are large. Furthermore, in situations characterized by low damping (</w:t>
      </w:r>
      <m:oMath>
        <m:r>
          <m:rPr/>
          <w:rPr>
            <w:rFonts w:ascii="Cambria Math" w:hAnsi="Cambria Math"/>
          </w:rPr>
          <m:t xml:space="preserve">k&lt;0.5kg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w:r>
        <w:t xml:space="preserve">), there is a lack of pronounced disparities between the two methods when compared to the ideal scenario. Specifically, when </w:t>
      </w:r>
      <m:oMath>
        <m:r>
          <m:rPr/>
          <w:rPr>
            <w:rFonts w:ascii="Cambria Math" w:hAnsi="Cambria Math"/>
          </w:rPr>
          <m:t xml:space="preserve">k=0.05kg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m:t>
        </m:r>
      </m:oMath>
      <w:r>
        <w:t xml:space="preserve"> its curve closely aligns with the ideal curve. This emphasizes the subtle impact of damping on the oscillatory behavior of the system.</w:t>
      </w:r>
    </w:p>
    <w:p>
      <w:pPr>
        <w:tabs>
          <w:tab w:val="right" w:pos="5954"/>
        </w:tabs>
      </w:pPr>
    </w:p>
    <w:p>
      <w:pPr>
        <w:tabs>
          <w:tab w:val="right" w:pos="5954"/>
        </w:tabs>
      </w:pPr>
      <w:r>
        <w:t xml:space="preserve">Generally, although in some conditions, particularly when dealing with small friction and a large radius, the squared model may exhibit higher precision. However, the proportional model consistently yields more reliable results. Considering factors such as the complexity of formula derivations and the time required for calculations in environments without computer assistance, it is recommended to opt for the proportional model when estimating the period of oscillation. </w:t>
      </w:r>
    </w:p>
    <w:p>
      <w:pPr>
        <w:tabs>
          <w:tab w:val="right" w:pos="5954"/>
        </w:tabs>
      </w:pPr>
    </w:p>
    <w:p>
      <w:pPr>
        <w:tabs>
          <w:tab w:val="right" w:pos="5954"/>
        </w:tabs>
      </w:pPr>
    </w:p>
    <w:p>
      <w:pPr>
        <w:tabs>
          <w:tab w:val="right" w:pos="5954"/>
        </w:tabs>
      </w:pPr>
    </w:p>
    <w:p>
      <w:pPr>
        <w:pStyle w:val="3"/>
        <w:spacing w:after="160"/>
        <w:rPr>
          <w:rStyle w:val="31"/>
          <w:b/>
          <w:bCs/>
        </w:rPr>
      </w:pPr>
      <w:bookmarkStart w:id="13" w:name="_Toc157765178"/>
      <w:r>
        <w:rPr>
          <w:rStyle w:val="31"/>
          <w:b/>
          <w:bCs/>
        </w:rPr>
        <w:t>4.4 Error and Accuracy Analy</w:t>
      </w:r>
      <w:bookmarkEnd w:id="13"/>
      <w:r>
        <w:rPr>
          <w:rStyle w:val="31"/>
          <w:b/>
          <w:bCs/>
        </w:rPr>
        <w:t>ze</w:t>
      </w:r>
    </w:p>
    <w:p>
      <w:pPr>
        <w:tabs>
          <w:tab w:val="right" w:pos="5954"/>
        </w:tabs>
      </w:pPr>
    </w:p>
    <w:p>
      <w:pPr>
        <w:tabs>
          <w:tab w:val="right" w:pos="5954"/>
        </w:tabs>
      </w:pPr>
      <w:r>
        <w:t>Throughout the course of the experiments, deviations leading to altered outcomes may manifest. While such discrepancies may be permissible in preliminary experiments designed to substantiate specific hypotheses, they warrant scrutiny and caution in more formalized research endeavors. Notably, inadvertent human errors have significantly impacted the integrity of the data, prominently evidenced by the divergence in two sets of unusable experimental data.</w:t>
      </w:r>
    </w:p>
    <w:p>
      <w:pPr>
        <w:tabs>
          <w:tab w:val="right" w:pos="5954"/>
        </w:tabs>
      </w:pPr>
    </w:p>
    <w:p>
      <w:pPr>
        <w:tabs>
          <w:tab w:val="right" w:pos="5954"/>
        </w:tabs>
      </w:pPr>
      <w:r>
        <w:t>Within the subset of results exhibiting a lower magnitude, the oversight of neglecting to secure a rubber band proved pivotal. This oversight allowed water to infiltrate the inner walls of the container, augmenting its mass and consequently reducing the measured rotational period. Conversely, the set of results displaying a higher magnitude is directly attributable to a wrong adjusted weighting mechanism. In this instance, the misplacement of a plastic block instead of an aluminum block led to a decrease in mass. Thus, the gravitational force became insufficient to balance buoyance, resulting in a naturally inclined state, as illustrated in the accompanying diagram.</w:t>
      </w:r>
    </w:p>
    <w:p>
      <w:pPr>
        <w:tabs>
          <w:tab w:val="right" w:pos="5954"/>
        </w:tabs>
      </w:pPr>
      <w:r>
        <mc:AlternateContent>
          <mc:Choice Requires="wpg">
            <w:drawing>
              <wp:anchor distT="0" distB="0" distL="114300" distR="114300" simplePos="0" relativeHeight="251671552" behindDoc="0" locked="0" layoutInCell="1" allowOverlap="1">
                <wp:simplePos x="0" y="0"/>
                <wp:positionH relativeFrom="column">
                  <wp:posOffset>1572895</wp:posOffset>
                </wp:positionH>
                <wp:positionV relativeFrom="paragraph">
                  <wp:posOffset>-6350</wp:posOffset>
                </wp:positionV>
                <wp:extent cx="2797810" cy="2172970"/>
                <wp:effectExtent l="0" t="0" r="2540" b="0"/>
                <wp:wrapNone/>
                <wp:docPr id="823492034" name="组合 823492034"/>
                <wp:cNvGraphicFramePr/>
                <a:graphic xmlns:a="http://schemas.openxmlformats.org/drawingml/2006/main">
                  <a:graphicData uri="http://schemas.microsoft.com/office/word/2010/wordprocessingGroup">
                    <wpg:wgp>
                      <wpg:cNvGrpSpPr/>
                      <wpg:grpSpPr>
                        <a:xfrm>
                          <a:off x="0" y="0"/>
                          <a:ext cx="2797895" cy="2173283"/>
                          <a:chOff x="0" y="0"/>
                          <a:chExt cx="2797895" cy="2173283"/>
                        </a:xfrm>
                      </wpg:grpSpPr>
                      <pic:pic xmlns:pic="http://schemas.openxmlformats.org/drawingml/2006/picture">
                        <pic:nvPicPr>
                          <pic:cNvPr id="823492032" name="图片 82349203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a:xfrm>
                            <a:off x="1583140" y="13648"/>
                            <a:ext cx="1214755" cy="2159635"/>
                          </a:xfrm>
                          <a:prstGeom prst="rect">
                            <a:avLst/>
                          </a:prstGeom>
                          <a:noFill/>
                          <a:ln>
                            <a:noFill/>
                          </a:ln>
                        </pic:spPr>
                      </pic:pic>
                      <pic:pic xmlns:pic="http://schemas.openxmlformats.org/drawingml/2006/picture">
                        <pic:nvPicPr>
                          <pic:cNvPr id="823492033" name="图片 823492033"/>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a:xfrm>
                            <a:off x="0" y="0"/>
                            <a:ext cx="1214120" cy="2159635"/>
                          </a:xfrm>
                          <a:prstGeom prst="rect">
                            <a:avLst/>
                          </a:prstGeom>
                          <a:noFill/>
                          <a:ln>
                            <a:noFill/>
                          </a:ln>
                        </pic:spPr>
                      </pic:pic>
                    </wpg:wgp>
                  </a:graphicData>
                </a:graphic>
              </wp:anchor>
            </w:drawing>
          </mc:Choice>
          <mc:Fallback>
            <w:pict>
              <v:group id="_x0000_s1026" o:spid="_x0000_s1026" o:spt="203" style="position:absolute;left:0pt;margin-left:123.85pt;margin-top:-0.5pt;height:171.1pt;width:220.3pt;z-index:251671552;mso-width-relative:page;mso-height-relative:page;" coordsize="2797895,2173283" o:gfxdata="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">
                <o:lock v:ext="edit" aspectratio="f"/>
                <v:shape id="_x0000_s1026" o:spid="_x0000_s1026" o:spt="75" type="#_x0000_t75" style="position:absolute;left:1583140;top:13648;height:2159635;width:1214755;" filled="f" o:preferrelative="t" stroked="f" coordsize="21600,21600" o:gfxdata="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zJYIrFAAAA4gAAAA8AAAAAAAAAAQAgAAAAIgAAAGRycy9kb3ducmV2LnhtbFBLAQIUABQAAAAI&#10;AIdO4kAzLwWeOwAAADkAAAAQAAAAAAAAAAEAIAAAABQBAABkcnMvc2hhcGV4bWwueG1sUEsFBgAA&#10;AAAGAAYAWwEAAL4DAAAAAA==&#10;">
                  <v:fill on="f" focussize="0,0"/>
                  <v:stroke on="f"/>
                  <v:imagedata r:id="rId25" o:title=""/>
                  <o:lock v:ext="edit" aspectratio="t"/>
                </v:shape>
                <v:shape id="_x0000_s1026" o:spid="_x0000_s1026" o:spt="75" type="#_x0000_t75" style="position:absolute;left:0;top:0;height:2159635;width:1214120;" filled="f" o:preferrelative="t" stroked="f" coordsize="21600,21600" o:gfxdata="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1oQwwAAAOIAAAAPAAAAAAAAAAEAIAAAACIAAABkcnMvZG93bnJldi54bWxQSwECFAAUAAAACACH&#10;TuJAMy8FnjsAAAA5AAAAEAAAAAAAAAABACAAAAASAQAAZHJzL3NoYXBleG1sLnhtbFBLBQYAAAAA&#10;BgAGAFsBAAC8AwAAAAA=&#10;">
                  <v:fill on="f" focussize="0,0"/>
                  <v:stroke on="f"/>
                  <v:imagedata r:id="rId26" o:title=""/>
                  <o:lock v:ext="edit" aspectratio="t"/>
                </v:shape>
              </v:group>
            </w:pict>
          </mc:Fallback>
        </mc:AlternateContent>
      </w:r>
    </w:p>
    <w:p>
      <w:pPr>
        <w:tabs>
          <w:tab w:val="right" w:pos="5954"/>
        </w:tabs>
      </w:pPr>
    </w:p>
    <w:p>
      <w:pPr>
        <w:tabs>
          <w:tab w:val="right" w:pos="5954"/>
        </w:tabs>
      </w:pPr>
    </w:p>
    <w:p>
      <w:pPr>
        <w:tabs>
          <w:tab w:val="right" w:pos="5954"/>
        </w:tabs>
      </w:pPr>
    </w:p>
    <w:p>
      <w:pPr>
        <w:tabs>
          <w:tab w:val="right" w:pos="5954"/>
        </w:tabs>
      </w:pPr>
    </w:p>
    <w:p>
      <w:pPr>
        <w:tabs>
          <w:tab w:val="right" w:pos="5954"/>
        </w:tabs>
      </w:pPr>
    </w:p>
    <w:p>
      <w:pPr>
        <w:tabs>
          <w:tab w:val="right" w:pos="5954"/>
        </w:tabs>
      </w:pPr>
    </w:p>
    <w:p>
      <w:pPr>
        <w:tabs>
          <w:tab w:val="right" w:pos="5954"/>
        </w:tabs>
      </w:pPr>
    </w:p>
    <w:p>
      <w:pPr>
        <w:tabs>
          <w:tab w:val="right" w:pos="5954"/>
        </w:tabs>
        <w:jc w:val="center"/>
        <w:rPr>
          <w:sz w:val="18"/>
          <w:szCs w:val="18"/>
        </w:rPr>
      </w:pPr>
      <w:r>
        <w:rPr>
          <w:sz w:val="18"/>
          <w:szCs w:val="18"/>
        </w:rPr>
        <w:t>Fig 12. Buoyance higher than weight</w:t>
      </w:r>
    </w:p>
    <w:p>
      <w:pPr>
        <w:tabs>
          <w:tab w:val="right" w:pos="5954"/>
        </w:tabs>
      </w:pPr>
      <w:r>
        <w:t>In the realm of experimentation, uncertainties persist despite special circumstances. A notable instance arises from the rotation of an excessively large radius axis, exemplified by the M8 screw, inducing fluid resistance during its motion. Although the screw's grooves mitigate resistance compared to a simple rod, the ensuing impact remains nearly incalculable. Simultaneously, assessing the lateral sliding resistance of the compound pendulum proves challenging, given its divergent calculation methodology from that of frontal force reception.</w:t>
      </w:r>
    </w:p>
    <w:p>
      <w:pPr>
        <w:tabs>
          <w:tab w:val="right" w:pos="5954"/>
        </w:tabs>
      </w:pPr>
    </w:p>
    <w:p>
      <w:pPr>
        <w:tabs>
          <w:tab w:val="right" w:pos="5954"/>
        </w:tabs>
      </w:pPr>
      <w:r>
        <w:t>Furthermore, the fluidity and viscosity of water is relatively large. Consequently, our approach resorts to the imprecise determination of resistance constants through practical measurements rather than achieving precise control over this physical quantity.</w:t>
      </w:r>
    </w:p>
    <w:p>
      <w:pPr>
        <w:tabs>
          <w:tab w:val="right" w:pos="5954"/>
        </w:tabs>
      </w:pPr>
    </w:p>
    <w:p>
      <w:pPr>
        <w:pStyle w:val="2"/>
        <w:numPr>
          <w:ilvl w:val="0"/>
          <w:numId w:val="1"/>
        </w:numPr>
        <w:ind w:left="284"/>
        <w:rPr>
          <w:b/>
          <w:bCs/>
        </w:rPr>
      </w:pPr>
      <w:bookmarkStart w:id="14" w:name="_Toc157765179"/>
      <w:r>
        <w:rPr>
          <w:b/>
          <w:bCs/>
          <w:lang w:val="en-GB"/>
        </w:rPr>
        <w:t>Conclusion and Reflection</w:t>
      </w:r>
      <w:bookmarkEnd w:id="14"/>
    </w:p>
    <w:p>
      <w:pPr>
        <w:pStyle w:val="3"/>
        <w:spacing w:after="160"/>
        <w:rPr>
          <w:rStyle w:val="31"/>
          <w:b/>
          <w:bCs/>
        </w:rPr>
      </w:pPr>
      <w:bookmarkStart w:id="15" w:name="_Toc157765180"/>
      <w:r>
        <w:rPr>
          <w:rStyle w:val="31"/>
          <w:b/>
          <w:bCs/>
        </w:rPr>
        <w:t>5.1 Conclusion</w:t>
      </w:r>
      <w:bookmarkEnd w:id="15"/>
    </w:p>
    <w:p/>
    <w:p>
      <w:pPr>
        <w:tabs>
          <w:tab w:val="right" w:pos="5954"/>
        </w:tabs>
      </w:pPr>
      <w:r>
        <w:t>Drawing upon the insights garnered from prior research and essays, two distinct methodologies have been identified for calculating and correcting the vibrational period of a compound pendulum under the influence of liquid resistance. Through theoretical derivation, we have formulated an expression to compute the corrected period.</w:t>
      </w:r>
    </w:p>
    <w:p>
      <w:pPr>
        <w:tabs>
          <w:tab w:val="right" w:pos="5954"/>
        </w:tabs>
      </w:pPr>
    </w:p>
    <w:p>
      <w:pPr>
        <w:tabs>
          <w:tab w:val="right" w:pos="5954"/>
        </w:tabs>
      </w:pPr>
      <w:r>
        <w:t>In consideration of the feasibility of observing small angles, a rudimentary experiment was devised. Employing a simple apparatus, it was observed that small-angle oscillations were perceptible to the naked eye and exhibited sustained motion over an extended duration. This substantiates the viability of small-angle oscillations of the compound pendulum under liquid resistance, leading to the conclusion that theta can be employed as a direct approximation for sin theta. Subsequent calculations further indicated that, under liquid resistance, the compound pendulum's small-angle periodic motion does not experience over-damping, which aligning with experimental expectations.</w:t>
      </w:r>
    </w:p>
    <w:p>
      <w:pPr>
        <w:tabs>
          <w:tab w:val="right" w:pos="5954"/>
        </w:tabs>
      </w:pPr>
    </w:p>
    <w:p>
      <w:pPr>
        <w:tabs>
          <w:tab w:val="right" w:pos="5954"/>
        </w:tabs>
      </w:pPr>
      <w:r>
        <w:t>Subsequently, a formal experiment was conducted, providing a preliminary comparison and discussion of the accuracy of the two correction models. Considering the malleability of 3D-printed materials and the influence of observable friction, a cuboid container was designed. This facilitated the manipulation of variables by altering internal mass and its positioning to control the center of gravity, allowing for an exploration of the relationship between rotational radius and period. Python, Excel, and demos were utilized for data analysis, fitting, computation, and graphical representation. Leveraging these tools enabled a nuanced evaluation of the precision in period calculations between the two models, leading to the conclusion that a linear model should be adopted for smaller radii, while a quadratic model is more suitable for larger radii.</w:t>
      </w:r>
    </w:p>
    <w:p>
      <w:pPr>
        <w:tabs>
          <w:tab w:val="right" w:pos="5954"/>
        </w:tabs>
      </w:pPr>
    </w:p>
    <w:p>
      <w:pPr>
        <w:tabs>
          <w:tab w:val="right" w:pos="5954"/>
        </w:tabs>
      </w:pPr>
      <w:r>
        <w:t xml:space="preserve">Finally, numerical calculations were performed using programming, and observations were made through graphical analysis. Gradually increasing the resistance constant revealed that, for </w:t>
      </w:r>
      <m:oMath>
        <m:r>
          <m:rPr/>
          <w:rPr>
            <w:rFonts w:ascii="Cambria Math" w:hAnsi="Cambria Math"/>
          </w:rPr>
          <m:t xml:space="preserve">k &lt; 0.5 kg </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oMath>
      <w:r>
        <w:t>, the corrected results closely align with the ideal scenario, indicating minimal damping effects on the compound pendulum. Consequently, calculations can be directly executed using the ideal formula. As resistance approaches realistic conditions, the quadratic model demonstrates superior accuracy, with the linear model exhibiting slight roughness but negligible differences. However, in scenarios of significant resistance, the linear model appears more reliable, as the quadratic model yields period values approaching infinity for large radii. In summary, considering the complexity of computational duration and formula derivation, although the linear model may introduce slight deviations, this essay recommends its use for approximations and estimations.</w:t>
      </w:r>
    </w:p>
    <w:p>
      <w:pPr>
        <w:tabs>
          <w:tab w:val="right" w:pos="5954"/>
        </w:tabs>
      </w:pPr>
      <w:r>
        <w:t> </w:t>
      </w:r>
    </w:p>
    <w:p>
      <w:pPr>
        <w:pStyle w:val="3"/>
        <w:spacing w:after="160"/>
        <w:rPr>
          <w:rStyle w:val="31"/>
          <w:b/>
          <w:bCs/>
        </w:rPr>
      </w:pPr>
      <w:bookmarkStart w:id="16" w:name="_Toc157765181"/>
      <w:r>
        <w:rPr>
          <w:rStyle w:val="31"/>
          <w:b/>
          <w:bCs/>
        </w:rPr>
        <w:t>5.2 Reflection</w:t>
      </w:r>
      <w:bookmarkEnd w:id="16"/>
    </w:p>
    <w:p>
      <w:pPr>
        <w:tabs>
          <w:tab w:val="right" w:pos="5954"/>
        </w:tabs>
      </w:pPr>
    </w:p>
    <w:p>
      <w:pPr>
        <w:tabs>
          <w:tab w:val="right" w:pos="5954"/>
        </w:tabs>
      </w:pPr>
      <w:r>
        <w:t>Upon reflecting on my entire research, I noticed some areas that could be improved in my first independent scientific exploration.</w:t>
      </w:r>
    </w:p>
    <w:p>
      <w:pPr>
        <w:tabs>
          <w:tab w:val="right" w:pos="5954"/>
        </w:tabs>
      </w:pPr>
    </w:p>
    <w:p>
      <w:pPr>
        <w:tabs>
          <w:tab w:val="right" w:pos="5954"/>
        </w:tabs>
      </w:pPr>
      <w:r>
        <w:t>Firstly, I faced challenges in the theoretical calculation part due to a lack of solid mathematical groundwork. This resulted in repeated deviations and issues during the deduction process, causing delays in my research plan and progress. The use of differential equations, which involves some advanced math, exceeded my current abilities and took up nearly a month for confirmation.</w:t>
      </w:r>
    </w:p>
    <w:p>
      <w:pPr>
        <w:tabs>
          <w:tab w:val="right" w:pos="5954"/>
        </w:tabs>
      </w:pPr>
    </w:p>
    <w:p>
      <w:pPr>
        <w:tabs>
          <w:tab w:val="right" w:pos="5954"/>
        </w:tabs>
      </w:pPr>
      <w:r>
        <w:t>Secondly, the experimental design fell short of achieving the desired goals. Originally, I intended to explore the relationship between periodicity and resistance coefficients, along with rotational radius. However, due to equipment shortages, I had to omit experimenting with different liquids and only conducted experiments in water. When analyzing changes in resistance coefficients, I relied solely on software for feasibility assessments, lacking empirical evidence. Consequently, the conclusions drawn in this paper are preliminary and should be viewed as initial insights.</w:t>
      </w:r>
    </w:p>
    <w:p>
      <w:pPr>
        <w:tabs>
          <w:tab w:val="right" w:pos="5954"/>
        </w:tabs>
      </w:pPr>
    </w:p>
    <w:p>
      <w:pPr>
        <w:tabs>
          <w:tab w:val="right" w:pos="5954"/>
        </w:tabs>
      </w:pPr>
      <w:r>
        <w:t>Thirdly, there were notable errors during experimentation. While not explicitly reflected in the data, this paper simplifies the calculation of resistance coefficients, introducing imprecision. Mistakes during experimentation rendered two out of ten sets of data unusable. Moreover, the limited data sets fail to sufficiently support the drawn conclusions.</w:t>
      </w:r>
    </w:p>
    <w:p>
      <w:pPr>
        <w:tabs>
          <w:tab w:val="right" w:pos="5954"/>
        </w:tabs>
      </w:pPr>
    </w:p>
    <w:p>
      <w:pPr>
        <w:tabs>
          <w:tab w:val="right" w:pos="5954"/>
        </w:tabs>
      </w:pPr>
      <w:r>
        <w:t>In conclusion, this research project served as a valuable learning experience, guiding me through the scientific inquiry process—from initial curiosity to literature review, theoretical calculations, rough and formal experiment design, execution, learning and using modeling and programming software, to data analysis, synthesis, and reflection. I extend sincere thanks to my mentor for guidance, the physics faculty for encouragement, the school laboratory for support, and my parents for their valuable advice.</w:t>
      </w:r>
    </w:p>
    <w:p>
      <w:pPr>
        <w:tabs>
          <w:tab w:val="right" w:pos="5954"/>
        </w:tabs>
        <w:rPr>
          <w:lang w:val="en-GB"/>
        </w:rPr>
      </w:pPr>
      <w:r>
        <w:rPr>
          <w:lang w:val="en-GB"/>
        </w:rPr>
        <w:br w:type="page"/>
      </w:r>
    </w:p>
    <w:sdt>
      <w:sdtPr>
        <w:rPr>
          <w:rFonts w:asciiTheme="minorHAnsi" w:hAnsiTheme="minorHAnsi" w:eastAsiaTheme="minorEastAsia" w:cstheme="minorBidi"/>
          <w:color w:val="auto"/>
          <w:sz w:val="22"/>
          <w:szCs w:val="22"/>
          <w:lang w:val="en-GB"/>
        </w:rPr>
        <w:id w:val="-1257890469"/>
        <w:docPartObj>
          <w:docPartGallery w:val="autotext"/>
        </w:docPartObj>
      </w:sdtPr>
      <w:sdtEndPr>
        <w:rPr>
          <w:rFonts w:asciiTheme="minorHAnsi" w:hAnsiTheme="minorHAnsi" w:eastAsiaTheme="minorEastAsia" w:cstheme="minorBidi"/>
          <w:color w:val="auto"/>
          <w:sz w:val="22"/>
          <w:szCs w:val="22"/>
          <w:lang w:val="en-US"/>
        </w:rPr>
      </w:sdtEndPr>
      <w:sdtContent>
        <w:p>
          <w:pPr>
            <w:pStyle w:val="2"/>
            <w:numPr>
              <w:ilvl w:val="0"/>
              <w:numId w:val="1"/>
            </w:numPr>
            <w:ind w:left="284"/>
            <w:rPr>
              <w:b/>
              <w:bCs/>
            </w:rPr>
          </w:pPr>
          <w:bookmarkStart w:id="17" w:name="_Toc157765182"/>
          <w:r>
            <w:rPr>
              <w:b/>
              <w:bCs/>
              <w:lang w:val="en-GB"/>
            </w:rPr>
            <w:t>References</w:t>
          </w:r>
          <w:bookmarkEnd w:id="17"/>
        </w:p>
        <w:sdt>
          <w:sdtPr>
            <w:id w:val="-573587230"/>
          </w:sdtPr>
          <w:sdtContent>
            <w:p>
              <w:pPr>
                <w:pStyle w:val="22"/>
                <w:ind w:left="720" w:hanging="720"/>
                <w:rPr>
                  <w:kern w:val="0"/>
                  <w:sz w:val="24"/>
                  <w:szCs w:val="24"/>
                  <w:lang w:val="en-GB"/>
                  <w14:ligatures w14:val="none"/>
                </w:rPr>
              </w:pPr>
              <w:r>
                <w:fldChar w:fldCharType="begin"/>
              </w:r>
              <w:r>
                <w:instrText xml:space="preserve">BIBLIOGRAPHY</w:instrText>
              </w:r>
              <w:r>
                <w:fldChar w:fldCharType="separate"/>
              </w:r>
              <w:r>
                <w:rPr>
                  <w:lang w:val="en-GB"/>
                </w:rPr>
                <w:t xml:space="preserve">Alciatore, D. G., &amp; Histand, M. B. (2007). </w:t>
              </w:r>
              <w:r>
                <w:rPr>
                  <w:i/>
                  <w:iCs/>
                  <w:lang w:val="en-GB"/>
                </w:rPr>
                <w:t>Introduction to Mechatronics and Measurement (3rd ed.).</w:t>
              </w:r>
              <w:r>
                <w:rPr>
                  <w:lang w:val="en-GB"/>
                </w:rPr>
                <w:t xml:space="preserve"> </w:t>
              </w:r>
            </w:p>
            <w:p>
              <w:pPr>
                <w:pStyle w:val="22"/>
                <w:ind w:left="720" w:hanging="720"/>
                <w:rPr>
                  <w:lang w:val="en-GB"/>
                </w:rPr>
              </w:pPr>
              <w:r>
                <w:rPr>
                  <w:lang w:val="en-GB"/>
                </w:rPr>
                <w:t xml:space="preserve">Feynman, R. P. (1963). </w:t>
              </w:r>
              <w:r>
                <w:rPr>
                  <w:i/>
                  <w:iCs/>
                  <w:lang w:val="en-GB"/>
                </w:rPr>
                <w:t>The Feynman Lectures on Physics (Volume I).</w:t>
              </w:r>
              <w:r>
                <w:rPr>
                  <w:lang w:val="en-GB"/>
                </w:rPr>
                <w:t xml:space="preserve"> California.</w:t>
              </w:r>
            </w:p>
            <w:p>
              <w:pPr>
                <w:pStyle w:val="22"/>
                <w:ind w:left="720" w:hanging="720"/>
                <w:rPr>
                  <w:lang w:val="en-GB"/>
                </w:rPr>
              </w:pPr>
              <w:r>
                <w:rPr>
                  <w:lang w:val="en-GB"/>
                </w:rPr>
                <w:t xml:space="preserve">Heffernan, T. (2015, March 18). </w:t>
              </w:r>
              <w:r>
                <w:rPr>
                  <w:i/>
                  <w:iCs/>
                  <w:lang w:val="en-GB"/>
                </w:rPr>
                <w:t>The World's Second-Tallest Building Sways, But Here's Why You Can't Feel It</w:t>
              </w:r>
              <w:r>
                <w:rPr>
                  <w:lang w:val="en-GB"/>
                </w:rPr>
                <w:t>. Retrieved December 3, 2023, from Popular Mechanics: https://www.popularmechanics.com/technology/infrastructure/a14564/the-121-story-tower-that-never-sways/</w:t>
              </w:r>
            </w:p>
            <w:p>
              <w:pPr>
                <w:pStyle w:val="22"/>
                <w:ind w:left="720" w:hanging="720"/>
                <w:rPr>
                  <w:lang w:val="en-GB"/>
                </w:rPr>
              </w:pPr>
              <w:r>
                <w:rPr>
                  <w:lang w:val="en-GB"/>
                </w:rPr>
                <w:t xml:space="preserve">Hinrichse, P. F. (1981, May). Practical Applications of the Compound Pendulum. </w:t>
              </w:r>
              <w:r>
                <w:rPr>
                  <w:i/>
                  <w:iCs/>
                  <w:lang w:val="en-GB"/>
                </w:rPr>
                <w:t>The Physics Teacher</w:t>
              </w:r>
              <w:r>
                <w:rPr>
                  <w:lang w:val="en-GB"/>
                </w:rPr>
                <w:t>, pp. 286-292. Retrieved December 3, 2023</w:t>
              </w:r>
            </w:p>
            <w:p>
              <w:pPr>
                <w:pStyle w:val="22"/>
                <w:ind w:left="720" w:hanging="720"/>
                <w:rPr>
                  <w:lang w:val="en-GB"/>
                </w:rPr>
              </w:pPr>
              <w:r>
                <w:rPr>
                  <w:lang w:val="en-GB"/>
                </w:rPr>
                <w:t xml:space="preserve">Ji, P., Zhou, L., &amp; Li, L. (2018). Chaotic Motions for a Class of the Compound Pendulum System. </w:t>
              </w:r>
              <w:r>
                <w:rPr>
                  <w:i/>
                  <w:iCs/>
                  <w:lang w:val="en-GB"/>
                </w:rPr>
                <w:t>International Conference on Applied Mathematics, Modeling and Simulation (AMMS).</w:t>
              </w:r>
              <w:r>
                <w:rPr>
                  <w:lang w:val="en-GB"/>
                </w:rPr>
                <w:t xml:space="preserve"> Hangzhou.</w:t>
              </w:r>
            </w:p>
            <w:p>
              <w:pPr>
                <w:pStyle w:val="22"/>
                <w:ind w:left="720" w:hanging="720"/>
                <w:rPr>
                  <w:lang w:val="en-GB"/>
                </w:rPr>
              </w:pPr>
              <w:r>
                <w:rPr>
                  <w:lang w:val="en-GB"/>
                </w:rPr>
                <w:t xml:space="preserve">Lü, J. (2006). </w:t>
              </w:r>
              <w:r>
                <w:rPr>
                  <w:i/>
                  <w:iCs/>
                  <w:lang w:val="en-GB"/>
                </w:rPr>
                <w:t>University Physics Concise Tutorial.</w:t>
              </w:r>
              <w:r>
                <w:rPr>
                  <w:lang w:val="en-GB"/>
                </w:rPr>
                <w:t xml:space="preserve"> Beijing: Tsinghua University Press.</w:t>
              </w:r>
            </w:p>
            <w:p>
              <w:pPr>
                <w:pStyle w:val="22"/>
                <w:ind w:left="720" w:hanging="720"/>
                <w:rPr>
                  <w:lang w:val="en-GB"/>
                </w:rPr>
              </w:pPr>
              <w:r>
                <w:rPr>
                  <w:lang w:val="en-GB"/>
                </w:rPr>
                <w:t xml:space="preserve">Malik, T. (2008, August 20). </w:t>
              </w:r>
              <w:r>
                <w:rPr>
                  <w:i/>
                  <w:iCs/>
                  <w:lang w:val="en-GB"/>
                </w:rPr>
                <w:t>Shock Absorber Plan Set for NASA's New Rocket</w:t>
              </w:r>
              <w:r>
                <w:rPr>
                  <w:lang w:val="en-GB"/>
                </w:rPr>
                <w:t>. Retrieved Decemeber 3, 2023, from Space: https://www.space.com/5746-shock-absorber-plan-set-nasa-rocket.html</w:t>
              </w:r>
            </w:p>
            <w:p>
              <w:pPr>
                <w:pStyle w:val="22"/>
                <w:ind w:left="720" w:hanging="720"/>
                <w:rPr>
                  <w:lang w:val="en-GB"/>
                </w:rPr>
              </w:pPr>
              <w:r>
                <w:rPr>
                  <w:lang w:val="en-GB"/>
                </w:rPr>
                <w:t xml:space="preserve">Mckelvey, L., &amp; Crozier, M. (2018). </w:t>
              </w:r>
              <w:r>
                <w:rPr>
                  <w:i/>
                  <w:iCs/>
                  <w:lang w:val="en-GB"/>
                </w:rPr>
                <w:t>Cambridge International AS &amp; A Level Further Mathematics Coursebook.</w:t>
              </w:r>
              <w:r>
                <w:rPr>
                  <w:lang w:val="en-GB"/>
                </w:rPr>
                <w:t xml:space="preserve"> Cambridge: Cambridge University Press.</w:t>
              </w:r>
            </w:p>
            <w:p>
              <w:pPr>
                <w:pStyle w:val="22"/>
                <w:ind w:left="720" w:hanging="720"/>
                <w:rPr>
                  <w:lang w:val="en-GB"/>
                </w:rPr>
              </w:pPr>
              <w:r>
                <w:rPr>
                  <w:lang w:val="en-GB"/>
                </w:rPr>
                <w:t xml:space="preserve">Peters, R. D. (2003). Nonlinear Damping of the 'Linear' Pendulum. </w:t>
              </w:r>
              <w:r>
                <w:rPr>
                  <w:i/>
                  <w:iCs/>
                  <w:lang w:val="en-GB"/>
                </w:rPr>
                <w:t>arXiv: Classical Physics</w:t>
              </w:r>
              <w:r>
                <w:rPr>
                  <w:lang w:val="en-GB"/>
                </w:rPr>
                <w:t>. Retrieved 12 3, 2023, from https://arxiv.org/abs/physics/0306081</w:t>
              </w:r>
            </w:p>
            <w:p>
              <w:pPr>
                <w:pStyle w:val="22"/>
                <w:ind w:left="720" w:hanging="720"/>
                <w:rPr>
                  <w:lang w:val="en-GB"/>
                </w:rPr>
              </w:pPr>
              <w:r>
                <w:rPr>
                  <w:lang w:val="en-GB"/>
                </w:rPr>
                <w:t>Suzuki, M. &amp;. (2008). Physics of simple pendulum.</w:t>
              </w:r>
            </w:p>
            <w:p>
              <w:pPr>
                <w:pStyle w:val="22"/>
                <w:ind w:left="720" w:hanging="720"/>
                <w:rPr>
                  <w:lang w:val="en-GB"/>
                </w:rPr>
              </w:pPr>
              <w:r>
                <w:rPr>
                  <w:lang w:val="en-GB"/>
                </w:rPr>
                <w:t xml:space="preserve">Zhang, T., Wang, Y., Qu, G., &amp; Zou, D. (2008, November). Influence of air resistance on the vibration period of compound pendulum. </w:t>
              </w:r>
              <w:r>
                <w:rPr>
                  <w:i/>
                  <w:iCs/>
                  <w:lang w:val="en-GB"/>
                </w:rPr>
                <w:t>Physics Experimentation, 28</w:t>
              </w:r>
              <w:r>
                <w:rPr>
                  <w:lang w:val="en-GB"/>
                </w:rPr>
                <w:t>(11), 42-45. Retrieved December 4, 2023</w:t>
              </w:r>
            </w:p>
            <w:p>
              <w:pPr>
                <w:pStyle w:val="22"/>
                <w:ind w:left="720" w:hanging="720"/>
                <w:rPr>
                  <w:lang w:val="en-GB"/>
                </w:rPr>
              </w:pPr>
              <w:r>
                <w:rPr>
                  <w:lang w:val="en-GB"/>
                </w:rPr>
                <w:t xml:space="preserve">Zhen, Y., Jia, Q., &amp; Fang, X. (2004). </w:t>
              </w:r>
              <w:r>
                <w:rPr>
                  <w:i/>
                  <w:iCs/>
                  <w:lang w:val="en-GB"/>
                </w:rPr>
                <w:t>Mechanics.</w:t>
              </w:r>
              <w:r>
                <w:rPr>
                  <w:lang w:val="en-GB"/>
                </w:rPr>
                <w:t xml:space="preserve"> Beijing: Higher Education Press.</w:t>
              </w:r>
            </w:p>
            <w:p>
              <w:r>
                <w:rPr>
                  <w:b/>
                  <w:bCs/>
                </w:rPr>
                <w:fldChar w:fldCharType="end"/>
              </w:r>
            </w:p>
          </w:sdtContent>
        </w:sdt>
      </w:sdtContent>
    </w:sdt>
    <w:p>
      <w:pPr>
        <w:ind w:firstLine="284"/>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3065083"/>
      <w:docPartObj>
        <w:docPartGallery w:val="autotext"/>
      </w:docPartObj>
    </w:sdtPr>
    <w:sdtContent>
      <w:p>
        <w:pPr>
          <w:pStyle w:val="6"/>
          <w:jc w:val="center"/>
        </w:pPr>
        <w:r>
          <w:fldChar w:fldCharType="begin"/>
        </w:r>
        <w:r>
          <w:instrText xml:space="preserve">PAGE   \* MERGEFORMAT</w:instrText>
        </w:r>
        <w:r>
          <w:fldChar w:fldCharType="separate"/>
        </w:r>
        <w:r>
          <w:rPr>
            <w:lang w:val="en-GB"/>
          </w:rPr>
          <w:t>2</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C725F1"/>
    <w:multiLevelType w:val="multilevel"/>
    <w:tmpl w:val="3EC725F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41A4273"/>
    <w:multiLevelType w:val="multilevel"/>
    <w:tmpl w:val="541A4273"/>
    <w:lvl w:ilvl="0" w:tentative="0">
      <w:start w:val="1"/>
      <w:numFmt w:val="lowerLetter"/>
      <w:lvlText w:val="%1."/>
      <w:lvlJc w:val="left"/>
      <w:pPr>
        <w:ind w:left="709" w:hanging="360"/>
      </w:pPr>
      <w:rPr>
        <w:rFonts w:hint="default"/>
      </w:r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2">
    <w:nsid w:val="7ACA65EF"/>
    <w:multiLevelType w:val="multilevel"/>
    <w:tmpl w:val="7ACA65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nry Hou">
    <w15:presenceInfo w15:providerId="WPS Office" w15:userId="1420859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yY2Q1YWNhNzFhNDA0YTk0ZDNlYjI3NGNjMGM5YjcifQ=="/>
  </w:docVars>
  <w:rsids>
    <w:rsidRoot w:val="00194D2C"/>
    <w:rsid w:val="000022CD"/>
    <w:rsid w:val="00010761"/>
    <w:rsid w:val="0001676F"/>
    <w:rsid w:val="00023434"/>
    <w:rsid w:val="00027571"/>
    <w:rsid w:val="0003025B"/>
    <w:rsid w:val="00037BD2"/>
    <w:rsid w:val="0004301F"/>
    <w:rsid w:val="000445AA"/>
    <w:rsid w:val="000474A6"/>
    <w:rsid w:val="000505D4"/>
    <w:rsid w:val="00056E70"/>
    <w:rsid w:val="00057600"/>
    <w:rsid w:val="000774F8"/>
    <w:rsid w:val="00081A93"/>
    <w:rsid w:val="000B2611"/>
    <w:rsid w:val="000C2E57"/>
    <w:rsid w:val="000E3E99"/>
    <w:rsid w:val="000E3EC7"/>
    <w:rsid w:val="000F224B"/>
    <w:rsid w:val="00116BA3"/>
    <w:rsid w:val="00125196"/>
    <w:rsid w:val="00130AB7"/>
    <w:rsid w:val="00143408"/>
    <w:rsid w:val="00146575"/>
    <w:rsid w:val="0015426C"/>
    <w:rsid w:val="0016492A"/>
    <w:rsid w:val="00194D2C"/>
    <w:rsid w:val="001A0FF4"/>
    <w:rsid w:val="001A2BD2"/>
    <w:rsid w:val="001B59B3"/>
    <w:rsid w:val="001B5FEC"/>
    <w:rsid w:val="001D0320"/>
    <w:rsid w:val="001D6878"/>
    <w:rsid w:val="001D7049"/>
    <w:rsid w:val="001E5ADA"/>
    <w:rsid w:val="001F6243"/>
    <w:rsid w:val="00234C6E"/>
    <w:rsid w:val="002554BE"/>
    <w:rsid w:val="00272003"/>
    <w:rsid w:val="00284927"/>
    <w:rsid w:val="00284995"/>
    <w:rsid w:val="002B51D3"/>
    <w:rsid w:val="002D687B"/>
    <w:rsid w:val="002F3889"/>
    <w:rsid w:val="00314695"/>
    <w:rsid w:val="00324ED4"/>
    <w:rsid w:val="00335B06"/>
    <w:rsid w:val="00336C34"/>
    <w:rsid w:val="003654CD"/>
    <w:rsid w:val="00367719"/>
    <w:rsid w:val="00385F6C"/>
    <w:rsid w:val="003875FA"/>
    <w:rsid w:val="003B35D3"/>
    <w:rsid w:val="003B35ED"/>
    <w:rsid w:val="003B4C99"/>
    <w:rsid w:val="003C3DE7"/>
    <w:rsid w:val="003D651D"/>
    <w:rsid w:val="003F26EA"/>
    <w:rsid w:val="004100C9"/>
    <w:rsid w:val="00416F73"/>
    <w:rsid w:val="00424FBB"/>
    <w:rsid w:val="00435C11"/>
    <w:rsid w:val="0044140C"/>
    <w:rsid w:val="004750F5"/>
    <w:rsid w:val="0047686D"/>
    <w:rsid w:val="004849E6"/>
    <w:rsid w:val="00485123"/>
    <w:rsid w:val="004A344F"/>
    <w:rsid w:val="004D4D2D"/>
    <w:rsid w:val="004D57AE"/>
    <w:rsid w:val="00515C1F"/>
    <w:rsid w:val="005250A2"/>
    <w:rsid w:val="00534DEE"/>
    <w:rsid w:val="00544874"/>
    <w:rsid w:val="00574B34"/>
    <w:rsid w:val="00594D07"/>
    <w:rsid w:val="005A1D88"/>
    <w:rsid w:val="005B1042"/>
    <w:rsid w:val="005C2340"/>
    <w:rsid w:val="005D096F"/>
    <w:rsid w:val="005E6CFA"/>
    <w:rsid w:val="005F5147"/>
    <w:rsid w:val="0061445A"/>
    <w:rsid w:val="00616900"/>
    <w:rsid w:val="006404D9"/>
    <w:rsid w:val="00640FBA"/>
    <w:rsid w:val="0071407F"/>
    <w:rsid w:val="00724B31"/>
    <w:rsid w:val="00724B7C"/>
    <w:rsid w:val="00733825"/>
    <w:rsid w:val="00735945"/>
    <w:rsid w:val="0075122D"/>
    <w:rsid w:val="00762431"/>
    <w:rsid w:val="007678A3"/>
    <w:rsid w:val="00783A50"/>
    <w:rsid w:val="00785FBD"/>
    <w:rsid w:val="007871E9"/>
    <w:rsid w:val="00791E32"/>
    <w:rsid w:val="007C2478"/>
    <w:rsid w:val="007C2C43"/>
    <w:rsid w:val="007F34A0"/>
    <w:rsid w:val="00803703"/>
    <w:rsid w:val="00804C20"/>
    <w:rsid w:val="008059C4"/>
    <w:rsid w:val="00847AB8"/>
    <w:rsid w:val="00851CFF"/>
    <w:rsid w:val="008532EC"/>
    <w:rsid w:val="00854D30"/>
    <w:rsid w:val="00856BEA"/>
    <w:rsid w:val="00866C6B"/>
    <w:rsid w:val="00871962"/>
    <w:rsid w:val="008758B6"/>
    <w:rsid w:val="00897E3D"/>
    <w:rsid w:val="008A0EF9"/>
    <w:rsid w:val="008B7E91"/>
    <w:rsid w:val="008C23D0"/>
    <w:rsid w:val="008D27BC"/>
    <w:rsid w:val="008D6652"/>
    <w:rsid w:val="008D7AAC"/>
    <w:rsid w:val="0091334E"/>
    <w:rsid w:val="00914E79"/>
    <w:rsid w:val="00940FAC"/>
    <w:rsid w:val="00943475"/>
    <w:rsid w:val="00945529"/>
    <w:rsid w:val="00954A5D"/>
    <w:rsid w:val="00962CCD"/>
    <w:rsid w:val="0096426C"/>
    <w:rsid w:val="00985C2D"/>
    <w:rsid w:val="009D5A53"/>
    <w:rsid w:val="009F5EF5"/>
    <w:rsid w:val="00A02452"/>
    <w:rsid w:val="00A266B9"/>
    <w:rsid w:val="00A322A2"/>
    <w:rsid w:val="00A43654"/>
    <w:rsid w:val="00A45041"/>
    <w:rsid w:val="00A64995"/>
    <w:rsid w:val="00A71E24"/>
    <w:rsid w:val="00A902D3"/>
    <w:rsid w:val="00AA1AB6"/>
    <w:rsid w:val="00AE31D4"/>
    <w:rsid w:val="00AE48BF"/>
    <w:rsid w:val="00B14B68"/>
    <w:rsid w:val="00B2654E"/>
    <w:rsid w:val="00B51EBF"/>
    <w:rsid w:val="00B5664E"/>
    <w:rsid w:val="00B61969"/>
    <w:rsid w:val="00B61FA3"/>
    <w:rsid w:val="00B87A4D"/>
    <w:rsid w:val="00B971D2"/>
    <w:rsid w:val="00BB2921"/>
    <w:rsid w:val="00C03048"/>
    <w:rsid w:val="00C03A35"/>
    <w:rsid w:val="00C17C92"/>
    <w:rsid w:val="00C41798"/>
    <w:rsid w:val="00C6028D"/>
    <w:rsid w:val="00CA799F"/>
    <w:rsid w:val="00CB50CE"/>
    <w:rsid w:val="00CD109D"/>
    <w:rsid w:val="00CD1E45"/>
    <w:rsid w:val="00CE14E8"/>
    <w:rsid w:val="00CE25F9"/>
    <w:rsid w:val="00CF0840"/>
    <w:rsid w:val="00CF4DAC"/>
    <w:rsid w:val="00CF53E8"/>
    <w:rsid w:val="00D00AF2"/>
    <w:rsid w:val="00D03A3F"/>
    <w:rsid w:val="00D405A5"/>
    <w:rsid w:val="00D43F8E"/>
    <w:rsid w:val="00D54652"/>
    <w:rsid w:val="00D75C25"/>
    <w:rsid w:val="00D85A34"/>
    <w:rsid w:val="00D958B2"/>
    <w:rsid w:val="00DA4867"/>
    <w:rsid w:val="00DA51DF"/>
    <w:rsid w:val="00DD19F3"/>
    <w:rsid w:val="00DE3174"/>
    <w:rsid w:val="00DE4902"/>
    <w:rsid w:val="00DF470F"/>
    <w:rsid w:val="00DF6482"/>
    <w:rsid w:val="00E00A96"/>
    <w:rsid w:val="00E24778"/>
    <w:rsid w:val="00E24A70"/>
    <w:rsid w:val="00E44A94"/>
    <w:rsid w:val="00E50A4F"/>
    <w:rsid w:val="00E55257"/>
    <w:rsid w:val="00E645BF"/>
    <w:rsid w:val="00E67E79"/>
    <w:rsid w:val="00E97155"/>
    <w:rsid w:val="00EA203A"/>
    <w:rsid w:val="00EA76AD"/>
    <w:rsid w:val="00EB2BDF"/>
    <w:rsid w:val="00EB3DFD"/>
    <w:rsid w:val="00EC7B87"/>
    <w:rsid w:val="00ED20DF"/>
    <w:rsid w:val="00ED2171"/>
    <w:rsid w:val="00ED68BD"/>
    <w:rsid w:val="00EE190B"/>
    <w:rsid w:val="00F04A70"/>
    <w:rsid w:val="00F04CE5"/>
    <w:rsid w:val="00F10545"/>
    <w:rsid w:val="00F310D6"/>
    <w:rsid w:val="00F34717"/>
    <w:rsid w:val="00F517C9"/>
    <w:rsid w:val="00F64B2C"/>
    <w:rsid w:val="00F67E25"/>
    <w:rsid w:val="00F82AD7"/>
    <w:rsid w:val="00FA0331"/>
    <w:rsid w:val="00FA6E9B"/>
    <w:rsid w:val="00FB02BF"/>
    <w:rsid w:val="00FD042A"/>
    <w:rsid w:val="00FE0E00"/>
    <w:rsid w:val="00FE1E67"/>
    <w:rsid w:val="00FE398A"/>
    <w:rsid w:val="08003368"/>
    <w:rsid w:val="37C8350C"/>
    <w:rsid w:val="453679FE"/>
    <w:rsid w:val="60681AA9"/>
    <w:rsid w:val="636749DF"/>
    <w:rsid w:val="7C881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20"/>
    <w:autoRedefine/>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2"/>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footer"/>
    <w:basedOn w:val="1"/>
    <w:link w:val="40"/>
    <w:unhideWhenUsed/>
    <w:uiPriority w:val="99"/>
    <w:pPr>
      <w:tabs>
        <w:tab w:val="center" w:pos="4153"/>
        <w:tab w:val="right" w:pos="8306"/>
      </w:tabs>
      <w:spacing w:after="0" w:line="240" w:lineRule="auto"/>
    </w:pPr>
  </w:style>
  <w:style w:type="paragraph" w:styleId="7">
    <w:name w:val="header"/>
    <w:basedOn w:val="1"/>
    <w:link w:val="39"/>
    <w:unhideWhenUsed/>
    <w:uiPriority w:val="99"/>
    <w:pPr>
      <w:tabs>
        <w:tab w:val="center" w:pos="4153"/>
        <w:tab w:val="right" w:pos="8306"/>
      </w:tabs>
      <w:spacing w:after="0" w:line="240" w:lineRule="auto"/>
    </w:pPr>
  </w:style>
  <w:style w:type="paragraph" w:styleId="8">
    <w:name w:val="toc 1"/>
    <w:basedOn w:val="1"/>
    <w:next w:val="1"/>
    <w:autoRedefine/>
    <w:unhideWhenUsed/>
    <w:uiPriority w:val="39"/>
    <w:pPr>
      <w:spacing w:after="100"/>
    </w:pPr>
  </w:style>
  <w:style w:type="paragraph" w:styleId="9">
    <w:name w:val="Subtitle"/>
    <w:basedOn w:val="1"/>
    <w:next w:val="1"/>
    <w:link w:val="23"/>
    <w:qFormat/>
    <w:uiPriority w:val="11"/>
    <w:rPr>
      <w:color w:val="595959" w:themeColor="text1" w:themeTint="A6"/>
      <w:spacing w:val="15"/>
      <w14:textFill>
        <w14:solidFill>
          <w14:schemeClr w14:val="tx1">
            <w14:lumMod w14:val="65000"/>
            <w14:lumOff w14:val="35000"/>
          </w14:schemeClr>
        </w14:solidFill>
      </w14:textFill>
    </w:rPr>
  </w:style>
  <w:style w:type="paragraph" w:styleId="10">
    <w:name w:val="toc 2"/>
    <w:basedOn w:val="1"/>
    <w:next w:val="1"/>
    <w:autoRedefine/>
    <w:unhideWhenUsed/>
    <w:uiPriority w:val="39"/>
    <w:pPr>
      <w:spacing w:after="100"/>
      <w:ind w:left="220"/>
    </w:p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2">
    <w:name w:val="Title"/>
    <w:basedOn w:val="1"/>
    <w:next w:val="1"/>
    <w:link w:val="21"/>
    <w:autoRedefine/>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14">
    <w:name w:val="Table Grid"/>
    <w:basedOn w:val="13"/>
    <w:autoRedefine/>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FollowedHyperlink"/>
    <w:basedOn w:val="15"/>
    <w:semiHidden/>
    <w:unhideWhenUsed/>
    <w:uiPriority w:val="99"/>
    <w:rPr>
      <w:color w:val="954F72" w:themeColor="followedHyperlink"/>
      <w:u w:val="single"/>
      <w14:textFill>
        <w14:solidFill>
          <w14:schemeClr w14:val="folHlink"/>
        </w14:solidFill>
      </w14:textFill>
    </w:rPr>
  </w:style>
  <w:style w:type="character" w:styleId="18">
    <w:name w:val="Emphasis"/>
    <w:basedOn w:val="15"/>
    <w:qFormat/>
    <w:uiPriority w:val="20"/>
    <w:rPr>
      <w:i/>
      <w:iCs/>
    </w:rPr>
  </w:style>
  <w:style w:type="character" w:styleId="19">
    <w:name w:val="Hyperlink"/>
    <w:basedOn w:val="15"/>
    <w:unhideWhenUsed/>
    <w:uiPriority w:val="99"/>
    <w:rPr>
      <w:color w:val="0000FF"/>
      <w:u w:val="single"/>
    </w:rPr>
  </w:style>
  <w:style w:type="character" w:customStyle="1" w:styleId="20">
    <w:name w:val="标题 1 字符"/>
    <w:basedOn w:val="15"/>
    <w:link w:val="2"/>
    <w:uiPriority w:val="9"/>
    <w:rPr>
      <w:rFonts w:asciiTheme="majorHAnsi" w:hAnsiTheme="majorHAnsi" w:eastAsiaTheme="majorEastAsia" w:cstheme="majorBidi"/>
      <w:color w:val="2F5597" w:themeColor="accent1" w:themeShade="BF"/>
      <w:sz w:val="32"/>
      <w:szCs w:val="32"/>
    </w:rPr>
  </w:style>
  <w:style w:type="character" w:customStyle="1" w:styleId="21">
    <w:name w:val="标题 字符"/>
    <w:basedOn w:val="15"/>
    <w:link w:val="12"/>
    <w:uiPriority w:val="10"/>
    <w:rPr>
      <w:rFonts w:asciiTheme="majorHAnsi" w:hAnsiTheme="majorHAnsi" w:eastAsiaTheme="majorEastAsia" w:cstheme="majorBidi"/>
      <w:spacing w:val="-10"/>
      <w:kern w:val="28"/>
      <w:sz w:val="56"/>
      <w:szCs w:val="56"/>
    </w:rPr>
  </w:style>
  <w:style w:type="paragraph" w:customStyle="1" w:styleId="22">
    <w:name w:val="Bibliography"/>
    <w:basedOn w:val="1"/>
    <w:next w:val="1"/>
    <w:unhideWhenUsed/>
    <w:uiPriority w:val="37"/>
  </w:style>
  <w:style w:type="character" w:customStyle="1" w:styleId="23">
    <w:name w:val="副标题 字符"/>
    <w:basedOn w:val="15"/>
    <w:link w:val="9"/>
    <w:uiPriority w:val="11"/>
    <w:rPr>
      <w:color w:val="595959" w:themeColor="text1" w:themeTint="A6"/>
      <w:spacing w:val="15"/>
      <w14:textFill>
        <w14:solidFill>
          <w14:schemeClr w14:val="tx1">
            <w14:lumMod w14:val="65000"/>
            <w14:lumOff w14:val="35000"/>
          </w14:schemeClr>
        </w14:solidFill>
      </w14:textFill>
    </w:rPr>
  </w:style>
  <w:style w:type="paragraph" w:styleId="24">
    <w:name w:val="No Spacing"/>
    <w:qFormat/>
    <w:uiPriority w:val="1"/>
    <w:pPr>
      <w:spacing w:after="0" w:line="240" w:lineRule="auto"/>
    </w:pPr>
    <w:rPr>
      <w:rFonts w:asciiTheme="minorHAnsi" w:hAnsiTheme="minorHAnsi" w:eastAsiaTheme="minorEastAsia" w:cstheme="minorBidi"/>
      <w:kern w:val="2"/>
      <w:sz w:val="22"/>
      <w:szCs w:val="22"/>
      <w:lang w:val="en-US" w:eastAsia="zh-CN" w:bidi="ar-SA"/>
      <w14:ligatures w14:val="standardContextual"/>
    </w:rPr>
  </w:style>
  <w:style w:type="character" w:customStyle="1" w:styleId="25">
    <w:name w:val="Subtle Reference"/>
    <w:basedOn w:val="15"/>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6">
    <w:name w:val="Intense Reference"/>
    <w:basedOn w:val="15"/>
    <w:qFormat/>
    <w:uiPriority w:val="32"/>
    <w:rPr>
      <w:b/>
      <w:bCs/>
      <w:smallCaps/>
      <w:color w:val="4472C4" w:themeColor="accent1"/>
      <w:spacing w:val="5"/>
      <w14:textFill>
        <w14:solidFill>
          <w14:schemeClr w14:val="accent1"/>
        </w14:solidFill>
      </w14:textFill>
    </w:rPr>
  </w:style>
  <w:style w:type="character" w:customStyle="1" w:styleId="27">
    <w:name w:val="Book Title"/>
    <w:basedOn w:val="15"/>
    <w:qFormat/>
    <w:uiPriority w:val="33"/>
    <w:rPr>
      <w:b/>
      <w:bCs/>
      <w:i/>
      <w:iCs/>
      <w:spacing w:val="5"/>
    </w:rPr>
  </w:style>
  <w:style w:type="paragraph" w:styleId="28">
    <w:name w:val="List Paragraph"/>
    <w:basedOn w:val="1"/>
    <w:qFormat/>
    <w:uiPriority w:val="34"/>
    <w:pPr>
      <w:ind w:left="720"/>
      <w:contextualSpacing/>
    </w:pPr>
  </w:style>
  <w:style w:type="paragraph" w:styleId="29">
    <w:name w:val="Quote"/>
    <w:basedOn w:val="1"/>
    <w:next w:val="1"/>
    <w:link w:val="30"/>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Intense Emphasis"/>
    <w:basedOn w:val="15"/>
    <w:qFormat/>
    <w:uiPriority w:val="21"/>
    <w:rPr>
      <w:i/>
      <w:iCs/>
      <w:color w:val="4472C4" w:themeColor="accent1"/>
      <w14:textFill>
        <w14:solidFill>
          <w14:schemeClr w14:val="accent1"/>
        </w14:solidFill>
      </w14:textFill>
    </w:rPr>
  </w:style>
  <w:style w:type="character" w:customStyle="1" w:styleId="32">
    <w:name w:val="标题 2 字符"/>
    <w:basedOn w:val="15"/>
    <w:link w:val="3"/>
    <w:uiPriority w:val="9"/>
    <w:rPr>
      <w:rFonts w:asciiTheme="majorHAnsi" w:hAnsiTheme="majorHAnsi" w:eastAsiaTheme="majorEastAsia" w:cstheme="majorBidi"/>
      <w:color w:val="2F5597" w:themeColor="accent1" w:themeShade="BF"/>
      <w:sz w:val="26"/>
      <w:szCs w:val="26"/>
    </w:rPr>
  </w:style>
  <w:style w:type="character" w:styleId="33">
    <w:name w:val="Placeholder Text"/>
    <w:basedOn w:val="15"/>
    <w:semiHidden/>
    <w:uiPriority w:val="99"/>
    <w:rPr>
      <w:color w:val="666666"/>
    </w:rPr>
  </w:style>
  <w:style w:type="character" w:customStyle="1" w:styleId="34">
    <w:name w:val="标题 3 字符"/>
    <w:basedOn w:val="15"/>
    <w:link w:val="4"/>
    <w:autoRedefine/>
    <w:qFormat/>
    <w:uiPriority w:val="9"/>
    <w:rPr>
      <w:rFonts w:asciiTheme="majorHAnsi" w:hAnsiTheme="majorHAnsi" w:eastAsiaTheme="majorEastAsia" w:cstheme="majorBidi"/>
      <w:color w:val="203864" w:themeColor="accent1" w:themeShade="80"/>
      <w:sz w:val="24"/>
      <w:szCs w:val="24"/>
    </w:rPr>
  </w:style>
  <w:style w:type="table" w:customStyle="1" w:styleId="35">
    <w:name w:val="Grid Table 3 Accent 1"/>
    <w:basedOn w:val="13"/>
    <w:uiPriority w:val="48"/>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6">
    <w:name w:val="Grid Table 5 Dark Accent 1"/>
    <w:basedOn w:val="13"/>
    <w:autoRedefine/>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37">
    <w:name w:val="List Table 4 Accent 5"/>
    <w:basedOn w:val="13"/>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38">
    <w:name w:val="Grid Table 4 Accent 5"/>
    <w:basedOn w:val="13"/>
    <w:autoRedefine/>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39">
    <w:name w:val="页眉 字符"/>
    <w:basedOn w:val="15"/>
    <w:link w:val="7"/>
    <w:uiPriority w:val="99"/>
  </w:style>
  <w:style w:type="character" w:customStyle="1" w:styleId="40">
    <w:name w:val="页脚 字符"/>
    <w:basedOn w:val="15"/>
    <w:link w:val="6"/>
    <w:uiPriority w:val="99"/>
  </w:style>
  <w:style w:type="paragraph" w:customStyle="1" w:styleId="41">
    <w:name w:val="TOC Heading"/>
    <w:basedOn w:val="2"/>
    <w:next w:val="1"/>
    <w:unhideWhenUsed/>
    <w:qFormat/>
    <w:uiPriority w:val="39"/>
    <w:pPr>
      <w:outlineLvl w:val="9"/>
    </w:pPr>
    <w:rPr>
      <w:kern w:val="0"/>
      <w:lang w:val="en-GB"/>
      <w14:ligatures w14:val="none"/>
    </w:rPr>
  </w:style>
  <w:style w:type="character" w:customStyle="1" w:styleId="42">
    <w:name w:val="标题 4 字符"/>
    <w:basedOn w:val="15"/>
    <w:link w:val="5"/>
    <w:uiPriority w:val="9"/>
    <w:rPr>
      <w:rFonts w:asciiTheme="majorHAnsi" w:hAnsiTheme="majorHAnsi" w:eastAsiaTheme="majorEastAsia" w:cstheme="majorBidi"/>
      <w:i/>
      <w:iCs/>
      <w:color w:val="2F5597" w:themeColor="accent1" w:themeShade="BF"/>
    </w:rPr>
  </w:style>
</w:styles>
</file>

<file path=word/_rels/document.xml.rels><?xml version="1.0" encoding="UTF-8" standalone="yes"?>
<Relationships xmlns="http://schemas.openxmlformats.org/package/2006/relationships"><Relationship Id="rId9" Type="http://schemas.microsoft.com/office/2007/relationships/hdphoto" Target="media/image3.wdp"/><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Hef15</b:Tag>
    <b:SourceType>InternetSite</b:SourceType>
    <b:Guid>{D978E6D7-6917-4142-BADE-FAF8A851FD5D}</b:Guid>
    <b:Title>The World's Second-Tallest Building Sways, But Here's Why You Can't Feel It</b:Title>
    <b:InternetSiteTitle>Popular Mechanics</b:InternetSiteTitle>
    <b:Year>2015</b:Year>
    <b:Month>March</b:Month>
    <b:Day>18</b:Day>
    <b:URL>https://www.popularmechanics.com/technology/infrastructure/a14564/the-121-story-tower-that-never-sways/</b:URL>
    <b:YearAccessed>2023</b:YearAccessed>
    <b:MonthAccessed>December</b:MonthAccessed>
    <b:DayAccessed>3</b:DayAccessed>
    <b:Author>
      <b:Author>
        <b:NameList>
          <b:Person>
            <b:Last>Heffernan</b:Last>
            <b:First>Tim</b:First>
          </b:Person>
        </b:NameList>
      </b:Author>
    </b:Author>
    <b:RefOrder>1</b:RefOrder>
  </b:Source>
  <b:Source>
    <b:Tag>Hin81</b:Tag>
    <b:SourceType>ArticleInAPeriodical</b:SourceType>
    <b:Guid>{5A74E93B-B717-4213-B7AB-0737CB72BF0F}</b:Guid>
    <b:Title>Practical Applications of the Compound Pendulum</b:Title>
    <b:Year>1981</b:Year>
    <b:Month>May</b:Month>
    <b:Author>
      <b:Author>
        <b:NameList>
          <b:Person>
            <b:Last>Hinrichse</b:Last>
            <b:First>Peter</b:First>
            <b:Middle>F.</b:Middle>
          </b:Person>
        </b:NameList>
      </b:Author>
    </b:Author>
    <b:PeriodicalTitle>The Physics Teacher</b:PeriodicalTitle>
    <b:Pages>286-292</b:Pages>
    <b:YearAccessed>2023</b:YearAccessed>
    <b:MonthAccessed>December</b:MonthAccessed>
    <b:DayAccessed>3</b:DayAccessed>
    <b:RefOrder>4</b:RefOrder>
  </b:Source>
  <b:Source>
    <b:Tag>Pet03</b:Tag>
    <b:SourceType>JournalArticle</b:SourceType>
    <b:Guid>{5D7AA208-9E14-4410-80DD-2A9E797AB063}</b:Guid>
    <b:Author>
      <b:Author>
        <b:NameList xmlns:msxsl="urn:schemas-microsoft-com:xslt" xmlns:b="http://schemas.openxmlformats.org/officeDocument/2006/bibliography">
          <b:Person>
            <b:Last>Peters</b:Last>
            <b:First>Randall</b:First>
            <b:Middle>D.</b:Middle>
          </b:Person>
        </b:NameList>
      </b:Author>
    </b:Author>
    <b:Title>Nonlinear Damping of the 'Linear' Pendulum</b:Title>
    <b:JournalName>arXiv: Classical Physics</b:JournalName>
    <b:City/>
    <b:Year>2003</b:Year>
    <b:Month/>
    <b:Day/>
    <b:Pages/>
    <b:Publisher/>
    <b:Volume/>
    <b:Issue/>
    <b:ShortTitle/>
    <b:StandardNumber/>
    <b:Comments/>
    <b:Medium/>
    <b:YearAccessed>2023</b:YearAccessed>
    <b:MonthAccessed>12</b:MonthAccessed>
    <b:DayAccessed>3</b:DayAccessed>
    <b:URL>https://arxiv.org/abs/physics/0306081</b:URL>
    <b:DOI/>
    <b:RefOrder>7</b:RefOrder>
  </b:Source>
  <b:Source>
    <b:Tag>Zha08</b:Tag>
    <b:SourceType>JournalArticle</b:SourceType>
    <b:Guid>{C2EC2202-C766-4D8C-B708-83A179DEEC0A}</b:Guid>
    <b:Author>
      <b:Author>
        <b:NameList>
          <b:Person>
            <b:Last>Zhang</b:Last>
            <b:First>Tianyang</b:First>
          </b:Person>
          <b:Person>
            <b:Last>Wang</b:Last>
            <b:First>Yanhui</b:First>
          </b:Person>
          <b:Person>
            <b:Last>Qu</b:Last>
            <b:First>Guangwei</b:First>
          </b:Person>
          <b:Person>
            <b:Last>Zou</b:Last>
            <b:First>Debin</b:First>
          </b:Person>
        </b:NameList>
      </b:Author>
    </b:Author>
    <b:Title>Influence of air resistance on the vibration period of compound pendulum</b:Title>
    <b:PeriodicalTitle>Physics Experimentation</b:PeriodicalTitle>
    <b:Year>2008</b:Year>
    <b:Month>November</b:Month>
    <b:Pages>42-45</b:Pages>
    <b:JournalName>Physics Experimentation</b:JournalName>
    <b:Volume>28</b:Volume>
    <b:Issue>11</b:Issue>
    <b:YearAccessed>2023</b:YearAccessed>
    <b:MonthAccessed>December</b:MonthAccessed>
    <b:DayAccessed>4</b:DayAccessed>
    <b:RefOrder>8</b:RefOrder>
  </b:Source>
  <b:Source>
    <b:Tag>RIc63</b:Tag>
    <b:SourceType>Book</b:SourceType>
    <b:Guid>{19F200B3-67D8-4251-9859-6D7112A95731}</b:Guid>
    <b:Title>The Feynman Lectures on Physics (Volume I)</b:Title>
    <b:Year>1963</b:Year>
    <b:City>California</b:City>
    <b:Author>
      <b:Author>
        <b:NameList>
          <b:Person>
            <b:Last>Feynman</b:Last>
            <b:First>RIchard</b:First>
            <b:Middle>P.</b:Middle>
          </b:Person>
        </b:NameList>
      </b:Author>
    </b:Author>
    <b:RefOrder>5</b:RefOrder>
  </b:Source>
  <b:Source>
    <b:Tag>Mal08</b:Tag>
    <b:SourceType>InternetSite</b:SourceType>
    <b:Guid>{2B570CA0-E782-4715-9C43-65E6417E27BE}</b:Guid>
    <b:Title>Shock Absorber Plan Set for NASA's New Rocket</b:Title>
    <b:Year>2008</b:Year>
    <b:Author>
      <b:Author>
        <b:NameList>
          <b:Person>
            <b:Last>Malik</b:Last>
            <b:First>Tariq</b:First>
          </b:Person>
        </b:NameList>
      </b:Author>
    </b:Author>
    <b:InternetSiteTitle>Space</b:InternetSiteTitle>
    <b:Month>August</b:Month>
    <b:Day>20</b:Day>
    <b:URL>https://www.space.com/5746-shock-absorber-plan-set-nasa-rocket.html</b:URL>
    <b:YearAccessed>2023</b:YearAccessed>
    <b:MonthAccessed>Decemeber</b:MonthAccessed>
    <b:DayAccessed>3</b:DayAccessed>
    <b:RefOrder>2</b:RefOrder>
  </b:Source>
  <b:Source>
    <b:Tag>Suz08</b:Tag>
    <b:SourceType>JournalArticle</b:SourceType>
    <b:Guid>{070ADDEB-0C4D-4AD8-B1DA-0539E77FC41E}</b:Guid>
    <b:Title>Physics of simple pendulum</b:Title>
    <b:Year>2008</b:Year>
    <b:Author>
      <b:Author>
        <b:NameList>
          <b:Person>
            <b:Last>Suzuki</b:Last>
            <b:First>Masatsugu</b:First>
            <b:Middle>&amp; Suzuki, Itsuko</b:Middle>
          </b:Person>
        </b:NameList>
      </b:Author>
    </b:Author>
    <b:RefOrder>3</b:RefOrder>
  </b:Source>
  <b:Source>
    <b:Tag>LüJ06</b:Tag>
    <b:SourceType>Book</b:SourceType>
    <b:Guid>{E8E664D4-6CDE-43FB-B1A0-1FD415597035}</b:Guid>
    <b:Author>
      <b:Author>
        <b:NameList>
          <b:Person>
            <b:Last>Lü</b:Last>
            <b:First>J.</b:First>
          </b:Person>
        </b:NameList>
      </b:Author>
    </b:Author>
    <b:Title>University Physics Concise Tutorial</b:Title>
    <b:Year>2006</b:Year>
    <b:City>Beijing</b:City>
    <b:Publisher>Tsinghua University Press.</b:Publisher>
    <b:RefOrder>9</b:RefOrder>
  </b:Source>
  <b:Source>
    <b:Tag>Mck18</b:Tag>
    <b:SourceType>Book</b:SourceType>
    <b:Guid>{1CC0ED1C-0792-40EF-9ADC-CCC6D4D3C4F3}</b:Guid>
    <b:Author>
      <b:Author>
        <b:NameList>
          <b:Person>
            <b:Last>Mckelvey</b:Last>
            <b:First>Lee</b:First>
          </b:Person>
          <b:Person>
            <b:Last>Crozier</b:Last>
            <b:First>Martin</b:First>
          </b:Person>
        </b:NameList>
      </b:Author>
    </b:Author>
    <b:Title>Cambridge International AS &amp; A Level Further Mathematics Coursebook</b:Title>
    <b:Year>2018</b:Year>
    <b:City>Cambridge</b:City>
    <b:Publisher>Cambridge University Press</b:Publisher>
    <b:Pages>550-556</b:Pages>
    <b:RefOrder>12</b:RefOrder>
  </b:Source>
  <b:Source>
    <b:Tag>Zhe04</b:Tag>
    <b:SourceType>Book</b:SourceType>
    <b:Guid>{94705A8C-8B90-4398-B250-58E1CAF8349C}</b:Guid>
    <b:Author>
      <b:Author>
        <b:NameList>
          <b:Person>
            <b:Last>Zhen</b:Last>
            <b:First>Yongling</b:First>
          </b:Person>
          <b:Person>
            <b:Last>Jia</b:Last>
            <b:First>Qimin</b:First>
          </b:Person>
          <b:Person>
            <b:Last>Fang</b:Last>
            <b:First>Xiaomin</b:First>
          </b:Person>
        </b:NameList>
      </b:Author>
    </b:Author>
    <b:Title>Mechanics</b:Title>
    <b:Year>2004</b:Year>
    <b:City>Beijing</b:City>
    <b:Publisher>Higher Education Press</b:Publisher>
    <b:Pages>373-377</b:Pages>
    <b:RefOrder>11</b:RefOrder>
  </b:Source>
  <b:Source>
    <b:Tag>Dav07</b:Tag>
    <b:SourceType>Book</b:SourceType>
    <b:Guid>{8F5E8099-BF08-4235-B166-7F011F0AD1CA}</b:Guid>
    <b:Author>
      <b:Author>
        <b:NameList>
          <b:Person>
            <b:Last>Alciatore</b:Last>
            <b:First>David</b:First>
            <b:Middle>G.</b:Middle>
          </b:Person>
          <b:Person>
            <b:Last>Histand</b:Last>
            <b:First>Michael</b:First>
            <b:Middle>B.</b:Middle>
          </b:Person>
        </b:NameList>
      </b:Author>
    </b:Author>
    <b:Title>Introduction to Mechatronics and Measurement (3rd ed.).</b:Title>
    <b:Year>2007</b:Year>
    <b:RefOrder>10</b:RefOrder>
  </b:Source>
  <b:Source>
    <b:Tag>JiP18</b:Tag>
    <b:SourceType>ConferenceProceedings</b:SourceType>
    <b:Guid>{FA8E366D-97AA-40B2-9CBF-991C88B81C09}</b:Guid>
    <b:Title>Chaotic Motions for a Class of the Compound Pendulum System</b:Title>
    <b:Year>2018</b:Year>
    <b:City>Hangzhou</b:City>
    <b:ConferenceName>International Conference on Applied Mathematics, Modeling and Simulation (AMMS)</b:ConferenceName>
    <b:Author>
      <b:Author>
        <b:NameList>
          <b:Person>
            <b:Last>Ji</b:Last>
            <b:First>Peng</b:First>
          </b:Person>
          <b:Person>
            <b:Last>Zhou</b:Last>
            <b:First>Liangqiang</b:First>
          </b:Person>
          <b:Person>
            <b:Last>Li</b:Last>
            <b:First>Linghui</b:First>
          </b:Person>
        </b:NameList>
      </b:Author>
    </b:Autho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ABB6D0-89D1-406D-97F1-D071AFBB876D}">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5796</Words>
  <Characters>33041</Characters>
  <Lines>275</Lines>
  <Paragraphs>77</Paragraphs>
  <TotalTime>33</TotalTime>
  <ScaleCrop>false</ScaleCrop>
  <LinksUpToDate>false</LinksUpToDate>
  <CharactersWithSpaces>38760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2023-12-03T01:56:00Z</dcterms:created>
  <dc:creator>ST JT</dc:creator>
  <cp:lastModifiedBy>Henry Hou</cp:lastModifiedBy>
  <cp:lastPrinted>2024-02-02T04:43:00Z</cp:lastPrinted>
  <dcterms:modified xsi:type="dcterms:W3CDTF">2024-02-21T06:26:55Z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9498C5BB2C3C41E98BCCDA9E35807F13_12</vt:lpwstr>
  </property>
</Properties>
</file>